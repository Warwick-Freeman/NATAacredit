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3DE8" w14:textId="42948DE2" w:rsidR="00E80AFF" w:rsidRPr="00C230E3" w:rsidRDefault="00E80AFF" w:rsidP="00E80AFF">
      <w:pPr>
        <w:pStyle w:val="Headings-H5SampleExplanationCopy"/>
        <w:rPr>
          <w:rFonts w:ascii="Times New Roman" w:hAnsi="Times New Roman" w:cs="Times New Roman"/>
        </w:rPr>
      </w:pPr>
      <w:r w:rsidRPr="00C230E3">
        <w:rPr>
          <w:rFonts w:ascii="Times New Roman" w:hAnsi="Times New Roman" w:cs="Times New Roman"/>
        </w:rPr>
        <w:t>SAMPLE Protocol</w:t>
      </w:r>
    </w:p>
    <w:p w14:paraId="571F3BBC" w14:textId="77777777" w:rsidR="0041165A" w:rsidRPr="00C230E3" w:rsidRDefault="0041165A" w:rsidP="0041165A">
      <w:pPr>
        <w:pStyle w:val="Headings-H3-SectionSubhead"/>
        <w:rPr>
          <w:rFonts w:ascii="Times New Roman" w:hAnsi="Times New Roman" w:cs="Times New Roman"/>
        </w:rPr>
      </w:pPr>
      <w:r w:rsidRPr="00C230E3">
        <w:rPr>
          <w:rFonts w:ascii="Times New Roman" w:hAnsi="Times New Roman" w:cs="Times New Roman"/>
        </w:rPr>
        <w:t>MSLT PROTOCOL</w:t>
      </w:r>
    </w:p>
    <w:p w14:paraId="64438FF5" w14:textId="77777777" w:rsidR="0041165A" w:rsidRPr="00C230E3" w:rsidRDefault="0041165A" w:rsidP="0041165A">
      <w:pPr>
        <w:pStyle w:val="Body-BodyRuleAbove"/>
        <w:rPr>
          <w:rFonts w:ascii="Times New Roman" w:hAnsi="Times New Roman" w:cs="Times New Roman"/>
          <w:sz w:val="24"/>
          <w:szCs w:val="24"/>
        </w:rPr>
      </w:pPr>
      <w:r w:rsidRPr="00C230E3">
        <w:rPr>
          <w:rStyle w:val="BoldBlue"/>
          <w:rFonts w:ascii="Times New Roman" w:hAnsi="Times New Roman" w:cs="Times New Roman"/>
          <w:sz w:val="24"/>
          <w:szCs w:val="24"/>
        </w:rPr>
        <w:t xml:space="preserve">Effective Date: </w:t>
      </w:r>
      <w:r w:rsidRPr="00C230E3">
        <w:rPr>
          <w:rFonts w:ascii="Times New Roman" w:hAnsi="Times New Roman" w:cs="Times New Roman"/>
          <w:sz w:val="24"/>
          <w:szCs w:val="24"/>
        </w:rPr>
        <w:t>00/00/0000 (month/day/year)</w:t>
      </w:r>
    </w:p>
    <w:p w14:paraId="0EF6A317" w14:textId="77777777" w:rsidR="0041165A" w:rsidRPr="00C230E3" w:rsidRDefault="0041165A" w:rsidP="0041165A">
      <w:pPr>
        <w:pStyle w:val="Body-BodyCopy"/>
        <w:rPr>
          <w:rFonts w:ascii="Times New Roman" w:hAnsi="Times New Roman" w:cs="Times New Roman"/>
          <w:sz w:val="24"/>
          <w:szCs w:val="24"/>
        </w:rPr>
      </w:pPr>
      <w:r w:rsidRPr="00C230E3">
        <w:rPr>
          <w:rStyle w:val="BoldBlue"/>
          <w:rFonts w:ascii="Times New Roman" w:hAnsi="Times New Roman" w:cs="Times New Roman"/>
          <w:sz w:val="24"/>
          <w:szCs w:val="24"/>
        </w:rPr>
        <w:t>Revision Date:</w:t>
      </w:r>
    </w:p>
    <w:p w14:paraId="26DB7137" w14:textId="432F8E4D" w:rsidR="0041165A" w:rsidRPr="00C230E3" w:rsidRDefault="0041165A" w:rsidP="0041165A">
      <w:pPr>
        <w:pStyle w:val="Body-BodyRuleBelow"/>
        <w:spacing w:after="0"/>
        <w:rPr>
          <w:rFonts w:ascii="Times New Roman" w:hAnsi="Times New Roman" w:cs="Times New Roman"/>
          <w:sz w:val="24"/>
          <w:szCs w:val="24"/>
        </w:rPr>
      </w:pPr>
      <w:r w:rsidRPr="00C230E3">
        <w:rPr>
          <w:rStyle w:val="BoldBlue"/>
          <w:rFonts w:ascii="Times New Roman" w:hAnsi="Times New Roman" w:cs="Times New Roman"/>
          <w:sz w:val="24"/>
          <w:szCs w:val="24"/>
        </w:rPr>
        <w:t xml:space="preserve">Approval Signature: </w:t>
      </w:r>
      <w:r w:rsidRPr="00C230E3">
        <w:rPr>
          <w:rStyle w:val="Italic"/>
          <w:rFonts w:ascii="Times New Roman" w:hAnsi="Times New Roman" w:cs="Times New Roman"/>
          <w:sz w:val="24"/>
          <w:szCs w:val="24"/>
        </w:rPr>
        <w:t>To be signed by the</w:t>
      </w:r>
      <w:r w:rsidR="005A6FDC" w:rsidRPr="00C230E3">
        <w:rPr>
          <w:rStyle w:val="Italic"/>
          <w:rFonts w:ascii="Times New Roman" w:hAnsi="Times New Roman" w:cs="Times New Roman"/>
          <w:sz w:val="24"/>
          <w:szCs w:val="24"/>
        </w:rPr>
        <w:t xml:space="preserve"> site</w:t>
      </w:r>
      <w:r w:rsidRPr="00C230E3">
        <w:rPr>
          <w:rStyle w:val="Italic"/>
          <w:rFonts w:ascii="Times New Roman" w:hAnsi="Times New Roman" w:cs="Times New Roman"/>
          <w:sz w:val="24"/>
          <w:szCs w:val="24"/>
        </w:rPr>
        <w:t xml:space="preserve"> director</w:t>
      </w:r>
    </w:p>
    <w:p w14:paraId="4B9305E0" w14:textId="77777777" w:rsidR="0041165A" w:rsidRPr="00C230E3" w:rsidRDefault="0041165A" w:rsidP="0041165A">
      <w:pPr>
        <w:pStyle w:val="Headings-H4-SampleBodySubhead"/>
        <w:spacing w:before="0" w:after="0"/>
        <w:rPr>
          <w:rFonts w:ascii="Times New Roman" w:hAnsi="Times New Roman" w:cs="Times New Roman"/>
          <w:sz w:val="24"/>
          <w:szCs w:val="24"/>
        </w:rPr>
      </w:pPr>
    </w:p>
    <w:p w14:paraId="6255335F" w14:textId="77777777" w:rsidR="0041165A" w:rsidRPr="00C230E3" w:rsidRDefault="0041165A" w:rsidP="0041165A">
      <w:pPr>
        <w:pStyle w:val="Headings-H4-SampleBodySubhead"/>
        <w:spacing w:before="0" w:after="0"/>
        <w:rPr>
          <w:rFonts w:ascii="Times New Roman" w:hAnsi="Times New Roman" w:cs="Times New Roman"/>
          <w:b/>
          <w:bCs/>
          <w:sz w:val="24"/>
          <w:szCs w:val="24"/>
        </w:rPr>
      </w:pPr>
      <w:r w:rsidRPr="00C230E3">
        <w:rPr>
          <w:rFonts w:ascii="Times New Roman" w:hAnsi="Times New Roman" w:cs="Times New Roman"/>
          <w:b/>
          <w:bCs/>
          <w:sz w:val="24"/>
          <w:szCs w:val="24"/>
        </w:rPr>
        <w:t>PURPOSE</w:t>
      </w:r>
    </w:p>
    <w:p w14:paraId="79A0AAE9" w14:textId="1413A87D" w:rsidR="0041165A" w:rsidRPr="00C230E3" w:rsidRDefault="0041165A" w:rsidP="0041165A">
      <w:pPr>
        <w:pStyle w:val="Headings-H4-SampleBodySubhead"/>
        <w:spacing w:before="0" w:after="0"/>
        <w:rPr>
          <w:rFonts w:ascii="Times New Roman" w:eastAsia="Calibri" w:hAnsi="Times New Roman" w:cs="Times New Roman"/>
          <w:bCs/>
          <w:caps w:val="0"/>
          <w:color w:val="000000"/>
          <w:sz w:val="24"/>
          <w:szCs w:val="24"/>
        </w:rPr>
      </w:pPr>
      <w:r w:rsidRPr="00C230E3">
        <w:rPr>
          <w:rFonts w:ascii="Times New Roman" w:eastAsia="Calibri" w:hAnsi="Times New Roman" w:cs="Times New Roman"/>
          <w:bCs/>
          <w:caps w:val="0"/>
          <w:color w:val="000000"/>
          <w:sz w:val="24"/>
          <w:szCs w:val="24"/>
        </w:rPr>
        <w:t xml:space="preserve">A standard protocol for the performance of the </w:t>
      </w:r>
      <w:ins w:id="0" w:author="Kristina Paprocki" w:date="2024-12-20T08:00:00Z" w16du:dateUtc="2024-12-20T14:00:00Z">
        <w:r w:rsidR="00683761">
          <w:rPr>
            <w:rFonts w:ascii="Times New Roman" w:eastAsia="Calibri" w:hAnsi="Times New Roman" w:cs="Times New Roman"/>
            <w:bCs/>
            <w:caps w:val="0"/>
            <w:color w:val="000000"/>
            <w:sz w:val="24"/>
            <w:szCs w:val="24"/>
          </w:rPr>
          <w:t>Multiple Sleep Latency Test (MSLT)</w:t>
        </w:r>
      </w:ins>
      <w:del w:id="1" w:author="Kristina Paprocki" w:date="2024-12-20T08:00:00Z" w16du:dateUtc="2024-12-20T14:00:00Z">
        <w:r w:rsidRPr="00C230E3" w:rsidDel="00683761">
          <w:rPr>
            <w:rFonts w:ascii="Times New Roman" w:eastAsia="Calibri" w:hAnsi="Times New Roman" w:cs="Times New Roman"/>
            <w:bCs/>
            <w:caps w:val="0"/>
            <w:color w:val="000000"/>
            <w:sz w:val="24"/>
            <w:szCs w:val="24"/>
          </w:rPr>
          <w:delText xml:space="preserve">Maintenance of Wakefulness Test (MWT) </w:delText>
        </w:r>
      </w:del>
      <w:r w:rsidRPr="00C230E3">
        <w:rPr>
          <w:rFonts w:ascii="Times New Roman" w:eastAsia="Calibri" w:hAnsi="Times New Roman" w:cs="Times New Roman"/>
          <w:bCs/>
          <w:caps w:val="0"/>
          <w:color w:val="000000"/>
          <w:sz w:val="24"/>
          <w:szCs w:val="24"/>
        </w:rPr>
        <w:t xml:space="preserve">consistent with the AASM Clinical Practice </w:t>
      </w:r>
      <w:del w:id="2" w:author="Kristina Paprocki" w:date="2024-11-14T08:57:00Z" w16du:dateUtc="2024-11-14T14:57:00Z">
        <w:r w:rsidRPr="00C230E3" w:rsidDel="003F54A1">
          <w:rPr>
            <w:rFonts w:ascii="Times New Roman" w:eastAsia="Calibri" w:hAnsi="Times New Roman" w:cs="Times New Roman"/>
            <w:bCs/>
            <w:caps w:val="0"/>
            <w:color w:val="000000"/>
            <w:sz w:val="24"/>
            <w:szCs w:val="24"/>
          </w:rPr>
          <w:delText xml:space="preserve">Parameters </w:delText>
        </w:r>
      </w:del>
      <w:ins w:id="3" w:author="Kristina Paprocki" w:date="2024-11-14T08:57:00Z" w16du:dateUtc="2024-11-14T14:57:00Z">
        <w:r w:rsidR="003F54A1">
          <w:rPr>
            <w:rFonts w:ascii="Times New Roman" w:eastAsia="Calibri" w:hAnsi="Times New Roman" w:cs="Times New Roman"/>
            <w:bCs/>
            <w:caps w:val="0"/>
            <w:color w:val="000000"/>
            <w:sz w:val="24"/>
            <w:szCs w:val="24"/>
          </w:rPr>
          <w:t>Guidelines</w:t>
        </w:r>
        <w:r w:rsidR="003F54A1" w:rsidRPr="00C230E3">
          <w:rPr>
            <w:rFonts w:ascii="Times New Roman" w:eastAsia="Calibri" w:hAnsi="Times New Roman" w:cs="Times New Roman"/>
            <w:bCs/>
            <w:caps w:val="0"/>
            <w:color w:val="000000"/>
            <w:sz w:val="24"/>
            <w:szCs w:val="24"/>
          </w:rPr>
          <w:t xml:space="preserve"> </w:t>
        </w:r>
      </w:ins>
      <w:r w:rsidR="007245CE">
        <w:rPr>
          <w:rFonts w:ascii="Times New Roman" w:eastAsia="Calibri" w:hAnsi="Times New Roman" w:cs="Times New Roman"/>
          <w:bCs/>
          <w:caps w:val="0"/>
          <w:color w:val="000000"/>
          <w:sz w:val="24"/>
          <w:szCs w:val="24"/>
        </w:rPr>
        <w:t>ensures</w:t>
      </w:r>
      <w:r w:rsidR="007245CE" w:rsidRPr="00C230E3">
        <w:rPr>
          <w:rFonts w:ascii="Times New Roman" w:eastAsia="Calibri" w:hAnsi="Times New Roman" w:cs="Times New Roman"/>
          <w:bCs/>
          <w:caps w:val="0"/>
          <w:color w:val="000000"/>
          <w:sz w:val="24"/>
          <w:szCs w:val="24"/>
        </w:rPr>
        <w:t xml:space="preserve"> </w:t>
      </w:r>
      <w:r w:rsidRPr="00C230E3">
        <w:rPr>
          <w:rFonts w:ascii="Times New Roman" w:eastAsia="Calibri" w:hAnsi="Times New Roman" w:cs="Times New Roman"/>
          <w:bCs/>
          <w:caps w:val="0"/>
          <w:color w:val="000000"/>
          <w:sz w:val="24"/>
          <w:szCs w:val="24"/>
        </w:rPr>
        <w:t xml:space="preserve">consistency among technicians, comparisons between tests and interpretation consistent with published data. </w:t>
      </w:r>
    </w:p>
    <w:p w14:paraId="23C99FF6" w14:textId="77777777" w:rsidR="0041165A" w:rsidRPr="00C230E3" w:rsidRDefault="0041165A" w:rsidP="0041165A">
      <w:pPr>
        <w:pStyle w:val="Headings-H4-SampleBodySubhead"/>
        <w:spacing w:before="0" w:after="0"/>
        <w:rPr>
          <w:rFonts w:ascii="Times New Roman" w:eastAsia="Calibri" w:hAnsi="Times New Roman" w:cs="Times New Roman"/>
          <w:b/>
          <w:bCs/>
          <w:caps w:val="0"/>
          <w:color w:val="000000"/>
          <w:sz w:val="24"/>
          <w:szCs w:val="24"/>
        </w:rPr>
      </w:pPr>
    </w:p>
    <w:p w14:paraId="090A68D4" w14:textId="77777777" w:rsidR="0041165A" w:rsidRPr="00C230E3" w:rsidRDefault="0041165A" w:rsidP="0041165A">
      <w:pPr>
        <w:pStyle w:val="Headings-H4-SampleBodySubhead"/>
        <w:spacing w:before="0" w:after="0"/>
        <w:rPr>
          <w:rFonts w:ascii="Times New Roman" w:hAnsi="Times New Roman" w:cs="Times New Roman"/>
          <w:b/>
          <w:bCs/>
          <w:sz w:val="24"/>
          <w:szCs w:val="24"/>
        </w:rPr>
      </w:pPr>
      <w:r w:rsidRPr="00C230E3">
        <w:rPr>
          <w:rFonts w:ascii="Times New Roman" w:hAnsi="Times New Roman" w:cs="Times New Roman"/>
          <w:b/>
          <w:bCs/>
          <w:sz w:val="24"/>
          <w:szCs w:val="24"/>
        </w:rPr>
        <w:t>POLICY</w:t>
      </w:r>
    </w:p>
    <w:p w14:paraId="6F6432ED" w14:textId="1728D573" w:rsidR="0041165A" w:rsidRPr="00C230E3" w:rsidRDefault="0041165A" w:rsidP="0041165A">
      <w:pPr>
        <w:pStyle w:val="Headings-H4-SampleBodySubhead"/>
        <w:spacing w:before="0" w:after="0"/>
        <w:rPr>
          <w:rFonts w:ascii="Times New Roman" w:hAnsi="Times New Roman" w:cs="Times New Roman"/>
          <w:caps w:val="0"/>
          <w:color w:val="auto"/>
          <w:sz w:val="24"/>
          <w:szCs w:val="24"/>
        </w:rPr>
      </w:pPr>
      <w:r w:rsidRPr="00C230E3">
        <w:rPr>
          <w:rFonts w:ascii="Times New Roman" w:hAnsi="Times New Roman" w:cs="Times New Roman"/>
          <w:caps w:val="0"/>
          <w:color w:val="auto"/>
          <w:sz w:val="24"/>
          <w:szCs w:val="24"/>
        </w:rPr>
        <w:t xml:space="preserve">The sleep facility performs the </w:t>
      </w:r>
      <w:r w:rsidR="00A33A77" w:rsidRPr="00A33A77">
        <w:rPr>
          <w:rFonts w:ascii="Times New Roman" w:hAnsi="Times New Roman" w:cs="Times New Roman"/>
          <w:caps w:val="0"/>
          <w:color w:val="auto"/>
          <w:sz w:val="24"/>
          <w:szCs w:val="24"/>
        </w:rPr>
        <w:t xml:space="preserve">multiple sleep latency test </w:t>
      </w:r>
      <w:r w:rsidR="00A33A77">
        <w:rPr>
          <w:rFonts w:ascii="Times New Roman" w:hAnsi="Times New Roman" w:cs="Times New Roman"/>
          <w:caps w:val="0"/>
          <w:color w:val="auto"/>
          <w:sz w:val="24"/>
          <w:szCs w:val="24"/>
        </w:rPr>
        <w:t>(</w:t>
      </w:r>
      <w:r w:rsidRPr="00C230E3">
        <w:rPr>
          <w:rFonts w:ascii="Times New Roman" w:hAnsi="Times New Roman" w:cs="Times New Roman"/>
          <w:caps w:val="0"/>
          <w:color w:val="auto"/>
          <w:sz w:val="24"/>
          <w:szCs w:val="24"/>
        </w:rPr>
        <w:t>MSLT</w:t>
      </w:r>
      <w:r w:rsidR="00A33A77">
        <w:rPr>
          <w:rFonts w:ascii="Times New Roman" w:hAnsi="Times New Roman" w:cs="Times New Roman"/>
          <w:caps w:val="0"/>
          <w:color w:val="auto"/>
          <w:sz w:val="24"/>
          <w:szCs w:val="24"/>
        </w:rPr>
        <w:t>)</w:t>
      </w:r>
      <w:r w:rsidRPr="00C230E3">
        <w:rPr>
          <w:rFonts w:ascii="Times New Roman" w:hAnsi="Times New Roman" w:cs="Times New Roman"/>
          <w:caps w:val="0"/>
          <w:color w:val="auto"/>
          <w:sz w:val="24"/>
          <w:szCs w:val="24"/>
        </w:rPr>
        <w:t xml:space="preserve"> in accordance with AASM </w:t>
      </w:r>
      <w:ins w:id="4" w:author="Kristina Paprocki" w:date="2024-11-14T08:57:00Z" w16du:dateUtc="2024-11-14T14:57:00Z">
        <w:r w:rsidR="003F54A1">
          <w:rPr>
            <w:rFonts w:ascii="Times New Roman" w:hAnsi="Times New Roman" w:cs="Times New Roman"/>
            <w:caps w:val="0"/>
            <w:color w:val="auto"/>
            <w:sz w:val="24"/>
            <w:szCs w:val="24"/>
          </w:rPr>
          <w:t>Clinical P</w:t>
        </w:r>
      </w:ins>
      <w:del w:id="5" w:author="Kristina Paprocki" w:date="2024-11-14T08:58:00Z" w16du:dateUtc="2024-11-14T14:58:00Z">
        <w:r w:rsidRPr="00C230E3" w:rsidDel="003F54A1">
          <w:rPr>
            <w:rFonts w:ascii="Times New Roman" w:hAnsi="Times New Roman" w:cs="Times New Roman"/>
            <w:caps w:val="0"/>
            <w:color w:val="auto"/>
            <w:sz w:val="24"/>
            <w:szCs w:val="24"/>
          </w:rPr>
          <w:delText>p</w:delText>
        </w:r>
      </w:del>
      <w:r w:rsidRPr="00C230E3">
        <w:rPr>
          <w:rFonts w:ascii="Times New Roman" w:hAnsi="Times New Roman" w:cs="Times New Roman"/>
          <w:caps w:val="0"/>
          <w:color w:val="auto"/>
          <w:sz w:val="24"/>
          <w:szCs w:val="24"/>
        </w:rPr>
        <w:t xml:space="preserve">ractice </w:t>
      </w:r>
      <w:del w:id="6" w:author="Kristina Paprocki" w:date="2024-11-14T08:58:00Z" w16du:dateUtc="2024-11-14T14:58:00Z">
        <w:r w:rsidRPr="00C230E3" w:rsidDel="003F54A1">
          <w:rPr>
            <w:rFonts w:ascii="Times New Roman" w:hAnsi="Times New Roman" w:cs="Times New Roman"/>
            <w:caps w:val="0"/>
            <w:color w:val="auto"/>
            <w:sz w:val="24"/>
            <w:szCs w:val="24"/>
          </w:rPr>
          <w:delText>parameters</w:delText>
        </w:r>
      </w:del>
      <w:ins w:id="7" w:author="Kristina Paprocki" w:date="2024-11-14T08:58:00Z" w16du:dateUtc="2024-11-14T14:58:00Z">
        <w:r w:rsidR="003F54A1">
          <w:rPr>
            <w:rFonts w:ascii="Times New Roman" w:hAnsi="Times New Roman" w:cs="Times New Roman"/>
            <w:caps w:val="0"/>
            <w:color w:val="auto"/>
            <w:sz w:val="24"/>
            <w:szCs w:val="24"/>
          </w:rPr>
          <w:t>Guidelines</w:t>
        </w:r>
      </w:ins>
      <w:r w:rsidRPr="00C230E3">
        <w:rPr>
          <w:rFonts w:ascii="Times New Roman" w:hAnsi="Times New Roman" w:cs="Times New Roman"/>
          <w:caps w:val="0"/>
          <w:color w:val="auto"/>
          <w:sz w:val="24"/>
          <w:szCs w:val="24"/>
        </w:rPr>
        <w:t>. The MSLT must be ordered or approved by an appropriately licensed facility medical staff member.</w:t>
      </w:r>
    </w:p>
    <w:p w14:paraId="7202AADA" w14:textId="77777777" w:rsidR="0041165A" w:rsidRPr="00C230E3" w:rsidRDefault="0041165A" w:rsidP="0041165A">
      <w:pPr>
        <w:pStyle w:val="Headings-H4-SampleBodySubhead"/>
        <w:spacing w:before="0" w:after="0"/>
        <w:rPr>
          <w:rFonts w:ascii="Times New Roman" w:hAnsi="Times New Roman" w:cs="Times New Roman"/>
          <w:caps w:val="0"/>
          <w:color w:val="auto"/>
          <w:sz w:val="24"/>
          <w:szCs w:val="24"/>
        </w:rPr>
      </w:pPr>
    </w:p>
    <w:p w14:paraId="6B6157AB" w14:textId="77777777" w:rsidR="0041165A" w:rsidRPr="00C230E3" w:rsidRDefault="0041165A" w:rsidP="0041165A">
      <w:pPr>
        <w:pStyle w:val="Body-BodyCopyNoSpacing"/>
        <w:spacing w:after="0"/>
        <w:rPr>
          <w:rStyle w:val="BoldBlue"/>
          <w:rFonts w:ascii="Times New Roman" w:hAnsi="Times New Roman" w:cs="Times New Roman"/>
          <w:color w:val="auto"/>
          <w:sz w:val="24"/>
          <w:szCs w:val="24"/>
        </w:rPr>
      </w:pPr>
      <w:bookmarkStart w:id="8" w:name="_Hlk100913257"/>
      <w:r w:rsidRPr="00C230E3">
        <w:rPr>
          <w:rStyle w:val="BoldBlue"/>
          <w:rFonts w:ascii="Times New Roman" w:hAnsi="Times New Roman" w:cs="Times New Roman"/>
          <w:color w:val="auto"/>
          <w:sz w:val="24"/>
          <w:szCs w:val="24"/>
        </w:rPr>
        <w:t>General Considerations</w:t>
      </w:r>
    </w:p>
    <w:bookmarkEnd w:id="8"/>
    <w:p w14:paraId="106D194F" w14:textId="77777777" w:rsidR="0041165A" w:rsidRPr="00C230E3" w:rsidRDefault="0041165A" w:rsidP="0041165A">
      <w:pPr>
        <w:pStyle w:val="Headings-H4-SampleBodySubhead"/>
        <w:spacing w:before="0" w:after="0"/>
        <w:rPr>
          <w:rFonts w:ascii="Times New Roman" w:hAnsi="Times New Roman" w:cs="Times New Roman"/>
          <w:caps w:val="0"/>
          <w:color w:val="auto"/>
          <w:sz w:val="24"/>
          <w:szCs w:val="24"/>
        </w:rPr>
      </w:pPr>
      <w:r w:rsidRPr="00C230E3">
        <w:rPr>
          <w:rFonts w:ascii="Times New Roman" w:hAnsi="Times New Roman" w:cs="Times New Roman"/>
          <w:caps w:val="0"/>
          <w:color w:val="auto"/>
          <w:sz w:val="24"/>
          <w:szCs w:val="24"/>
        </w:rPr>
        <w:t>The MSLT must always follow all-night polysomnography. The MSLT is indicated as part of the evaluation of patients with suspected narcolepsy to confirm the diagnosis. The MSLT may be indicated as part of the evaluation of patients with suspected idiopathic hypersomnia to help differentiate idiopathic hypersomnia from narcolepsy.</w:t>
      </w:r>
    </w:p>
    <w:p w14:paraId="4470AB9D" w14:textId="77777777" w:rsidR="0041165A" w:rsidRPr="00C230E3" w:rsidRDefault="0041165A" w:rsidP="0041165A">
      <w:pPr>
        <w:pStyle w:val="Headings-H4-SampleBodySubhead"/>
        <w:spacing w:before="0" w:after="0"/>
        <w:rPr>
          <w:rFonts w:ascii="Times New Roman" w:hAnsi="Times New Roman" w:cs="Times New Roman"/>
          <w:sz w:val="24"/>
          <w:szCs w:val="24"/>
        </w:rPr>
      </w:pPr>
    </w:p>
    <w:p w14:paraId="31747D8D" w14:textId="77777777" w:rsidR="0041165A" w:rsidRPr="00C230E3" w:rsidRDefault="0041165A" w:rsidP="0041165A">
      <w:pPr>
        <w:pStyle w:val="Body-BodyCopyNoSpacing"/>
        <w:spacing w:after="0"/>
        <w:rPr>
          <w:rStyle w:val="BoldBlue"/>
          <w:rFonts w:ascii="Times New Roman" w:hAnsi="Times New Roman" w:cs="Times New Roman"/>
          <w:color w:val="auto"/>
          <w:sz w:val="24"/>
          <w:szCs w:val="24"/>
        </w:rPr>
      </w:pPr>
      <w:r w:rsidRPr="00C230E3">
        <w:rPr>
          <w:rStyle w:val="BoldBlue"/>
          <w:rFonts w:ascii="Times New Roman" w:hAnsi="Times New Roman" w:cs="Times New Roman"/>
          <w:color w:val="auto"/>
          <w:sz w:val="24"/>
          <w:szCs w:val="24"/>
        </w:rPr>
        <w:t>Definitions</w:t>
      </w:r>
    </w:p>
    <w:p w14:paraId="5D016A0E" w14:textId="2C4261FC" w:rsidR="0041165A" w:rsidRPr="00C230E3" w:rsidRDefault="0041165A" w:rsidP="0041165A">
      <w:pPr>
        <w:widowControl w:val="0"/>
        <w:numPr>
          <w:ilvl w:val="0"/>
          <w:numId w:val="3"/>
        </w:numPr>
        <w:tabs>
          <w:tab w:val="left" w:pos="1560"/>
        </w:tabs>
        <w:autoSpaceDE w:val="0"/>
        <w:autoSpaceDN w:val="0"/>
        <w:spacing w:before="1" w:line="240" w:lineRule="auto"/>
        <w:ind w:right="1251"/>
        <w:contextualSpacing/>
        <w:rPr>
          <w:rFonts w:ascii="Times New Roman" w:hAnsi="Times New Roman" w:cs="Times New Roman"/>
          <w:color w:val="000000"/>
          <w:szCs w:val="24"/>
        </w:rPr>
      </w:pPr>
      <w:r w:rsidRPr="00C230E3">
        <w:rPr>
          <w:rFonts w:ascii="Times New Roman" w:hAnsi="Times New Roman" w:cs="Times New Roman"/>
          <w:b/>
          <w:color w:val="000000"/>
          <w:szCs w:val="24"/>
        </w:rPr>
        <w:t>Sleep Latency</w:t>
      </w:r>
      <w:r w:rsidR="00E7694A" w:rsidRPr="00C230E3">
        <w:rPr>
          <w:rFonts w:ascii="Times New Roman" w:hAnsi="Times New Roman" w:cs="Times New Roman"/>
          <w:b/>
          <w:color w:val="000000"/>
          <w:szCs w:val="24"/>
        </w:rPr>
        <w:t>:</w:t>
      </w:r>
      <w:r w:rsidRPr="00C230E3">
        <w:rPr>
          <w:rFonts w:ascii="Times New Roman" w:hAnsi="Times New Roman" w:cs="Times New Roman"/>
          <w:b/>
          <w:color w:val="000000"/>
          <w:szCs w:val="24"/>
        </w:rPr>
        <w:t xml:space="preserve"> </w:t>
      </w:r>
      <w:r w:rsidR="00E671DD" w:rsidRPr="00C230E3">
        <w:rPr>
          <w:rFonts w:ascii="Times New Roman" w:hAnsi="Times New Roman" w:cs="Times New Roman"/>
          <w:bCs/>
          <w:color w:val="000000"/>
          <w:szCs w:val="24"/>
        </w:rPr>
        <w:t>I</w:t>
      </w:r>
      <w:r w:rsidRPr="00C230E3">
        <w:rPr>
          <w:rFonts w:ascii="Times New Roman" w:hAnsi="Times New Roman" w:cs="Times New Roman"/>
          <w:color w:val="000000"/>
          <w:szCs w:val="24"/>
        </w:rPr>
        <w:t xml:space="preserve">s defined from </w:t>
      </w:r>
      <w:r w:rsidR="005E5365" w:rsidRPr="00D2385C">
        <w:rPr>
          <w:rFonts w:ascii="Times New Roman" w:hAnsi="Times New Roman" w:cs="Times New Roman"/>
          <w:color w:val="000000"/>
          <w:szCs w:val="24"/>
        </w:rPr>
        <w:t>lights</w:t>
      </w:r>
      <w:r w:rsidR="005E5365">
        <w:rPr>
          <w:rFonts w:ascii="Times New Roman" w:hAnsi="Times New Roman" w:cs="Times New Roman"/>
          <w:color w:val="000000"/>
          <w:szCs w:val="24"/>
        </w:rPr>
        <w:t>-</w:t>
      </w:r>
      <w:r w:rsidR="005E5365" w:rsidRPr="00D2385C">
        <w:rPr>
          <w:rFonts w:ascii="Times New Roman" w:hAnsi="Times New Roman" w:cs="Times New Roman"/>
          <w:color w:val="000000"/>
          <w:szCs w:val="24"/>
        </w:rPr>
        <w:t xml:space="preserve">out </w:t>
      </w:r>
      <w:r w:rsidRPr="00C230E3">
        <w:rPr>
          <w:rFonts w:ascii="Times New Roman" w:hAnsi="Times New Roman" w:cs="Times New Roman"/>
          <w:color w:val="000000"/>
          <w:szCs w:val="24"/>
        </w:rPr>
        <w:t>until the first epoch scored as any stage</w:t>
      </w:r>
      <w:r w:rsidRPr="00C230E3">
        <w:rPr>
          <w:rFonts w:ascii="Times New Roman" w:hAnsi="Times New Roman" w:cs="Times New Roman"/>
          <w:color w:val="000000"/>
          <w:spacing w:val="-2"/>
          <w:szCs w:val="24"/>
        </w:rPr>
        <w:t xml:space="preserve"> </w:t>
      </w:r>
      <w:r w:rsidRPr="00C230E3">
        <w:rPr>
          <w:rFonts w:ascii="Times New Roman" w:hAnsi="Times New Roman" w:cs="Times New Roman"/>
          <w:color w:val="000000"/>
          <w:szCs w:val="24"/>
        </w:rPr>
        <w:t>sleep.</w:t>
      </w:r>
    </w:p>
    <w:p w14:paraId="1A4E8124" w14:textId="09B5CAE1" w:rsidR="0041165A" w:rsidRPr="00C230E3" w:rsidRDefault="0041165A" w:rsidP="0041165A">
      <w:pPr>
        <w:widowControl w:val="0"/>
        <w:numPr>
          <w:ilvl w:val="0"/>
          <w:numId w:val="4"/>
        </w:numPr>
        <w:tabs>
          <w:tab w:val="left" w:pos="1560"/>
        </w:tabs>
        <w:autoSpaceDE w:val="0"/>
        <w:autoSpaceDN w:val="0"/>
        <w:spacing w:line="240" w:lineRule="auto"/>
        <w:ind w:right="914"/>
        <w:rPr>
          <w:rFonts w:ascii="Times New Roman" w:hAnsi="Times New Roman" w:cs="Times New Roman"/>
          <w:color w:val="000000"/>
          <w:szCs w:val="24"/>
        </w:rPr>
      </w:pPr>
      <w:r w:rsidRPr="00C230E3">
        <w:rPr>
          <w:rFonts w:ascii="Times New Roman" w:hAnsi="Times New Roman" w:cs="Times New Roman"/>
          <w:b/>
          <w:color w:val="000000"/>
          <w:szCs w:val="24"/>
        </w:rPr>
        <w:t>Sleep Onset</w:t>
      </w:r>
      <w:r w:rsidR="00E671DD" w:rsidRPr="00C230E3">
        <w:rPr>
          <w:rFonts w:ascii="Times New Roman" w:hAnsi="Times New Roman" w:cs="Times New Roman"/>
          <w:b/>
          <w:color w:val="000000"/>
          <w:szCs w:val="24"/>
        </w:rPr>
        <w:t>:</w:t>
      </w:r>
      <w:r w:rsidRPr="00C230E3">
        <w:rPr>
          <w:rFonts w:ascii="Times New Roman" w:hAnsi="Times New Roman" w:cs="Times New Roman"/>
          <w:color w:val="000000"/>
          <w:szCs w:val="24"/>
        </w:rPr>
        <w:t xml:space="preserve"> </w:t>
      </w:r>
      <w:r w:rsidR="00E671DD" w:rsidRPr="00C230E3">
        <w:rPr>
          <w:rFonts w:ascii="Times New Roman" w:hAnsi="Times New Roman" w:cs="Times New Roman"/>
          <w:color w:val="000000"/>
          <w:szCs w:val="24"/>
        </w:rPr>
        <w:t>I</w:t>
      </w:r>
      <w:r w:rsidRPr="00C230E3">
        <w:rPr>
          <w:rFonts w:ascii="Times New Roman" w:hAnsi="Times New Roman" w:cs="Times New Roman"/>
          <w:color w:val="000000"/>
          <w:szCs w:val="24"/>
        </w:rPr>
        <w:t xml:space="preserve">s defined as the time from </w:t>
      </w:r>
      <w:r w:rsidR="00DF30BB" w:rsidRPr="00D2385C">
        <w:rPr>
          <w:rFonts w:ascii="Times New Roman" w:hAnsi="Times New Roman" w:cs="Times New Roman"/>
          <w:color w:val="000000"/>
          <w:szCs w:val="24"/>
        </w:rPr>
        <w:t>lights</w:t>
      </w:r>
      <w:r w:rsidR="00DF30BB">
        <w:rPr>
          <w:rFonts w:ascii="Times New Roman" w:hAnsi="Times New Roman" w:cs="Times New Roman"/>
          <w:color w:val="000000"/>
          <w:szCs w:val="24"/>
        </w:rPr>
        <w:t>-</w:t>
      </w:r>
      <w:r w:rsidR="00DF30BB" w:rsidRPr="00D2385C">
        <w:rPr>
          <w:rFonts w:ascii="Times New Roman" w:hAnsi="Times New Roman" w:cs="Times New Roman"/>
          <w:color w:val="000000"/>
          <w:szCs w:val="24"/>
        </w:rPr>
        <w:t xml:space="preserve">out </w:t>
      </w:r>
      <w:r w:rsidRPr="00C230E3">
        <w:rPr>
          <w:rFonts w:ascii="Times New Roman" w:hAnsi="Times New Roman" w:cs="Times New Roman"/>
          <w:color w:val="000000"/>
          <w:szCs w:val="24"/>
        </w:rPr>
        <w:t>to the first epoch of any stage of sleep, including NREM 1 (formerly called stage 1) sleep. Sleep onset is further defined in the MSLT as the first epoch of greater than 15 seconds of sleep in a</w:t>
      </w:r>
      <w:r w:rsidRPr="00C230E3">
        <w:rPr>
          <w:rFonts w:ascii="Times New Roman" w:hAnsi="Times New Roman" w:cs="Times New Roman"/>
          <w:color w:val="000000"/>
          <w:spacing w:val="-18"/>
          <w:szCs w:val="24"/>
        </w:rPr>
        <w:t xml:space="preserve"> </w:t>
      </w:r>
      <w:r w:rsidRPr="00C230E3">
        <w:rPr>
          <w:rFonts w:ascii="Times New Roman" w:hAnsi="Times New Roman" w:cs="Times New Roman"/>
          <w:color w:val="000000"/>
          <w:szCs w:val="24"/>
        </w:rPr>
        <w:t>30-second epoch.</w:t>
      </w:r>
    </w:p>
    <w:p w14:paraId="50BD04B0" w14:textId="4ABCDC94" w:rsidR="0041165A" w:rsidRPr="00C230E3" w:rsidRDefault="0041165A" w:rsidP="0041165A">
      <w:pPr>
        <w:widowControl w:val="0"/>
        <w:numPr>
          <w:ilvl w:val="0"/>
          <w:numId w:val="4"/>
        </w:numPr>
        <w:tabs>
          <w:tab w:val="left" w:pos="1560"/>
        </w:tabs>
        <w:autoSpaceDE w:val="0"/>
        <w:autoSpaceDN w:val="0"/>
        <w:spacing w:line="240" w:lineRule="auto"/>
        <w:ind w:right="1347"/>
        <w:rPr>
          <w:rFonts w:ascii="Times New Roman" w:hAnsi="Times New Roman" w:cs="Times New Roman"/>
          <w:color w:val="000000"/>
          <w:szCs w:val="24"/>
        </w:rPr>
      </w:pPr>
      <w:r w:rsidRPr="00C230E3">
        <w:rPr>
          <w:rFonts w:ascii="Times New Roman" w:hAnsi="Times New Roman" w:cs="Times New Roman"/>
          <w:b/>
          <w:color w:val="000000"/>
          <w:szCs w:val="24"/>
        </w:rPr>
        <w:t>REM Sleep Latency</w:t>
      </w:r>
      <w:r w:rsidR="00E671DD" w:rsidRPr="00C230E3">
        <w:rPr>
          <w:rFonts w:ascii="Times New Roman" w:hAnsi="Times New Roman" w:cs="Times New Roman"/>
          <w:b/>
          <w:color w:val="000000"/>
          <w:szCs w:val="24"/>
        </w:rPr>
        <w:t>:</w:t>
      </w:r>
      <w:r w:rsidRPr="00C230E3">
        <w:rPr>
          <w:rFonts w:ascii="Times New Roman" w:hAnsi="Times New Roman" w:cs="Times New Roman"/>
          <w:b/>
          <w:color w:val="000000"/>
          <w:szCs w:val="24"/>
        </w:rPr>
        <w:t xml:space="preserve"> </w:t>
      </w:r>
      <w:r w:rsidR="00E671DD" w:rsidRPr="00C230E3">
        <w:rPr>
          <w:rFonts w:ascii="Times New Roman" w:hAnsi="Times New Roman" w:cs="Times New Roman"/>
          <w:color w:val="000000"/>
          <w:szCs w:val="24"/>
        </w:rPr>
        <w:t>I</w:t>
      </w:r>
      <w:r w:rsidRPr="00C230E3">
        <w:rPr>
          <w:rFonts w:ascii="Times New Roman" w:hAnsi="Times New Roman" w:cs="Times New Roman"/>
          <w:color w:val="000000"/>
          <w:szCs w:val="24"/>
        </w:rPr>
        <w:t>s defined within a given nap opportunity from</w:t>
      </w:r>
      <w:r w:rsidRPr="00C230E3">
        <w:rPr>
          <w:rFonts w:ascii="Times New Roman" w:hAnsi="Times New Roman" w:cs="Times New Roman"/>
          <w:color w:val="000000"/>
          <w:spacing w:val="-21"/>
          <w:szCs w:val="24"/>
        </w:rPr>
        <w:t xml:space="preserve"> </w:t>
      </w:r>
      <w:r w:rsidRPr="00C230E3">
        <w:rPr>
          <w:rFonts w:ascii="Times New Roman" w:hAnsi="Times New Roman" w:cs="Times New Roman"/>
          <w:color w:val="000000"/>
          <w:szCs w:val="24"/>
        </w:rPr>
        <w:t>sleep onset to the first scoreable epoch of REM</w:t>
      </w:r>
      <w:r w:rsidRPr="00C230E3">
        <w:rPr>
          <w:rFonts w:ascii="Times New Roman" w:hAnsi="Times New Roman" w:cs="Times New Roman"/>
          <w:color w:val="000000"/>
          <w:spacing w:val="-5"/>
          <w:szCs w:val="24"/>
        </w:rPr>
        <w:t xml:space="preserve"> </w:t>
      </w:r>
      <w:r w:rsidRPr="00C230E3">
        <w:rPr>
          <w:rFonts w:ascii="Times New Roman" w:hAnsi="Times New Roman" w:cs="Times New Roman"/>
          <w:color w:val="000000"/>
          <w:szCs w:val="24"/>
        </w:rPr>
        <w:t>sleep.</w:t>
      </w:r>
    </w:p>
    <w:p w14:paraId="7E69C021" w14:textId="3FB322A2" w:rsidR="0041165A" w:rsidRPr="00C230E3" w:rsidRDefault="0041165A" w:rsidP="0041165A">
      <w:pPr>
        <w:widowControl w:val="0"/>
        <w:numPr>
          <w:ilvl w:val="0"/>
          <w:numId w:val="4"/>
        </w:numPr>
        <w:tabs>
          <w:tab w:val="left" w:pos="1560"/>
        </w:tabs>
        <w:autoSpaceDE w:val="0"/>
        <w:autoSpaceDN w:val="0"/>
        <w:spacing w:line="240" w:lineRule="auto"/>
        <w:ind w:right="1612"/>
        <w:rPr>
          <w:rFonts w:ascii="Times New Roman" w:hAnsi="Times New Roman" w:cs="Times New Roman"/>
          <w:color w:val="000000"/>
          <w:szCs w:val="24"/>
        </w:rPr>
      </w:pPr>
      <w:r w:rsidRPr="00C230E3">
        <w:rPr>
          <w:rFonts w:ascii="Times New Roman" w:hAnsi="Times New Roman" w:cs="Times New Roman"/>
          <w:b/>
          <w:color w:val="000000"/>
          <w:szCs w:val="24"/>
        </w:rPr>
        <w:t>Sleep Onset REM Period (SOREMP)</w:t>
      </w:r>
      <w:r w:rsidR="00E671DD" w:rsidRPr="00C230E3">
        <w:rPr>
          <w:rFonts w:ascii="Times New Roman" w:hAnsi="Times New Roman" w:cs="Times New Roman"/>
          <w:b/>
          <w:color w:val="000000"/>
          <w:szCs w:val="24"/>
        </w:rPr>
        <w:t>:</w:t>
      </w:r>
      <w:r w:rsidRPr="00C230E3">
        <w:rPr>
          <w:rFonts w:ascii="Times New Roman" w:hAnsi="Times New Roman" w:cs="Times New Roman"/>
          <w:color w:val="000000"/>
          <w:szCs w:val="24"/>
        </w:rPr>
        <w:t xml:space="preserve"> </w:t>
      </w:r>
      <w:r w:rsidR="00E671DD" w:rsidRPr="00C230E3">
        <w:rPr>
          <w:rFonts w:ascii="Times New Roman" w:hAnsi="Times New Roman" w:cs="Times New Roman"/>
          <w:color w:val="000000"/>
          <w:szCs w:val="24"/>
        </w:rPr>
        <w:t>I</w:t>
      </w:r>
      <w:r w:rsidRPr="00C230E3">
        <w:rPr>
          <w:rFonts w:ascii="Times New Roman" w:hAnsi="Times New Roman" w:cs="Times New Roman"/>
          <w:color w:val="000000"/>
          <w:szCs w:val="24"/>
        </w:rPr>
        <w:t>s the early appearance of REM sleep on a daytime nap</w:t>
      </w:r>
      <w:r w:rsidRPr="00C230E3">
        <w:rPr>
          <w:rFonts w:ascii="Times New Roman" w:hAnsi="Times New Roman" w:cs="Times New Roman"/>
          <w:color w:val="000000"/>
          <w:spacing w:val="-2"/>
          <w:szCs w:val="24"/>
        </w:rPr>
        <w:t xml:space="preserve"> </w:t>
      </w:r>
      <w:r w:rsidR="00E671DD" w:rsidRPr="00C230E3">
        <w:rPr>
          <w:rFonts w:ascii="Times New Roman" w:hAnsi="Times New Roman" w:cs="Times New Roman"/>
          <w:color w:val="000000"/>
          <w:szCs w:val="24"/>
        </w:rPr>
        <w:t>opportunity.</w:t>
      </w:r>
    </w:p>
    <w:p w14:paraId="39FCBD48" w14:textId="2386CB67" w:rsidR="0041165A" w:rsidRPr="00C230E3" w:rsidRDefault="0041165A" w:rsidP="0041165A">
      <w:pPr>
        <w:widowControl w:val="0"/>
        <w:numPr>
          <w:ilvl w:val="0"/>
          <w:numId w:val="2"/>
        </w:numPr>
        <w:tabs>
          <w:tab w:val="left" w:pos="1560"/>
        </w:tabs>
        <w:autoSpaceDE w:val="0"/>
        <w:autoSpaceDN w:val="0"/>
        <w:spacing w:line="240" w:lineRule="auto"/>
        <w:ind w:right="970"/>
        <w:rPr>
          <w:rFonts w:ascii="Times New Roman" w:hAnsi="Times New Roman" w:cs="Times New Roman"/>
          <w:color w:val="000000"/>
          <w:szCs w:val="24"/>
        </w:rPr>
      </w:pPr>
      <w:r w:rsidRPr="00C230E3">
        <w:rPr>
          <w:rFonts w:ascii="Times New Roman" w:hAnsi="Times New Roman" w:cs="Times New Roman"/>
          <w:b/>
          <w:color w:val="000000"/>
          <w:szCs w:val="24"/>
        </w:rPr>
        <w:t>Mean Sleep Latency (MSL)</w:t>
      </w:r>
      <w:r w:rsidR="00E671DD" w:rsidRPr="00C230E3">
        <w:rPr>
          <w:rFonts w:ascii="Times New Roman" w:hAnsi="Times New Roman" w:cs="Times New Roman"/>
          <w:b/>
          <w:color w:val="000000"/>
          <w:szCs w:val="24"/>
        </w:rPr>
        <w:t>:</w:t>
      </w:r>
      <w:r w:rsidRPr="00C230E3">
        <w:rPr>
          <w:rFonts w:ascii="Times New Roman" w:hAnsi="Times New Roman" w:cs="Times New Roman"/>
          <w:b/>
          <w:color w:val="000000"/>
          <w:szCs w:val="24"/>
        </w:rPr>
        <w:t xml:space="preserve"> </w:t>
      </w:r>
      <w:r w:rsidR="00E671DD" w:rsidRPr="00C230E3">
        <w:rPr>
          <w:rFonts w:ascii="Times New Roman" w:hAnsi="Times New Roman" w:cs="Times New Roman"/>
          <w:bCs/>
          <w:color w:val="000000"/>
          <w:szCs w:val="24"/>
        </w:rPr>
        <w:t>I</w:t>
      </w:r>
      <w:r w:rsidRPr="00C230E3">
        <w:rPr>
          <w:rFonts w:ascii="Times New Roman" w:hAnsi="Times New Roman" w:cs="Times New Roman"/>
          <w:bCs/>
          <w:color w:val="000000"/>
          <w:szCs w:val="24"/>
        </w:rPr>
        <w:t xml:space="preserve">s </w:t>
      </w:r>
      <w:r w:rsidRPr="00C230E3">
        <w:rPr>
          <w:rFonts w:ascii="Times New Roman" w:hAnsi="Times New Roman" w:cs="Times New Roman"/>
          <w:color w:val="000000"/>
          <w:szCs w:val="24"/>
        </w:rPr>
        <w:t xml:space="preserve">derived from the sum of sleep latencies divided by the number of nap opportunities. </w:t>
      </w:r>
      <w:r w:rsidRPr="00C230E3">
        <w:rPr>
          <w:rFonts w:ascii="Times New Roman" w:hAnsi="Times New Roman" w:cs="Times New Roman"/>
          <w:color w:val="000000"/>
          <w:spacing w:val="-3"/>
          <w:szCs w:val="24"/>
        </w:rPr>
        <w:t xml:space="preserve">If </w:t>
      </w:r>
      <w:r w:rsidR="00E671DD" w:rsidRPr="00C230E3">
        <w:rPr>
          <w:rFonts w:ascii="Times New Roman" w:hAnsi="Times New Roman" w:cs="Times New Roman"/>
          <w:color w:val="000000"/>
          <w:szCs w:val="24"/>
        </w:rPr>
        <w:t>a patient</w:t>
      </w:r>
      <w:r w:rsidRPr="00C230E3">
        <w:rPr>
          <w:rFonts w:ascii="Times New Roman" w:hAnsi="Times New Roman" w:cs="Times New Roman"/>
          <w:color w:val="000000"/>
          <w:szCs w:val="24"/>
        </w:rPr>
        <w:t xml:space="preserve"> does not fall asleep in a nap, the nap opportunity is scored as 20</w:t>
      </w:r>
      <w:r w:rsidRPr="00C230E3">
        <w:rPr>
          <w:rFonts w:ascii="Times New Roman" w:hAnsi="Times New Roman" w:cs="Times New Roman"/>
          <w:color w:val="000000"/>
          <w:spacing w:val="-1"/>
          <w:szCs w:val="24"/>
        </w:rPr>
        <w:t xml:space="preserve"> </w:t>
      </w:r>
      <w:r w:rsidRPr="00C230E3">
        <w:rPr>
          <w:rFonts w:ascii="Times New Roman" w:hAnsi="Times New Roman" w:cs="Times New Roman"/>
          <w:color w:val="000000"/>
          <w:szCs w:val="24"/>
        </w:rPr>
        <w:t>minutes.</w:t>
      </w:r>
    </w:p>
    <w:p w14:paraId="2FF64069" w14:textId="1E34D469" w:rsidR="0041165A" w:rsidRPr="00C230E3" w:rsidRDefault="0041165A" w:rsidP="0041165A">
      <w:pPr>
        <w:pStyle w:val="ListParagraph"/>
        <w:numPr>
          <w:ilvl w:val="0"/>
          <w:numId w:val="5"/>
        </w:numPr>
        <w:spacing w:line="240" w:lineRule="auto"/>
        <w:rPr>
          <w:rFonts w:ascii="Times New Roman" w:eastAsia="Calibri" w:hAnsi="Times New Roman" w:cs="Times New Roman"/>
          <w:b/>
          <w:bCs/>
          <w:color w:val="000000"/>
          <w:szCs w:val="24"/>
        </w:rPr>
      </w:pPr>
      <w:r w:rsidRPr="00C230E3">
        <w:rPr>
          <w:rFonts w:ascii="Times New Roman" w:hAnsi="Times New Roman" w:cs="Times New Roman"/>
          <w:color w:val="000000"/>
          <w:szCs w:val="24"/>
        </w:rPr>
        <w:t xml:space="preserve">Most patients with narcolepsy-cataplexy </w:t>
      </w:r>
      <w:r w:rsidR="009B7C9B">
        <w:rPr>
          <w:rFonts w:ascii="Times New Roman" w:hAnsi="Times New Roman" w:cs="Times New Roman"/>
          <w:color w:val="000000"/>
          <w:szCs w:val="24"/>
        </w:rPr>
        <w:t>experience</w:t>
      </w:r>
      <w:r w:rsidR="009B7C9B" w:rsidRPr="00C230E3">
        <w:rPr>
          <w:rFonts w:ascii="Times New Roman" w:hAnsi="Times New Roman" w:cs="Times New Roman"/>
          <w:color w:val="000000"/>
          <w:szCs w:val="24"/>
        </w:rPr>
        <w:t xml:space="preserve"> </w:t>
      </w:r>
      <w:r w:rsidRPr="00C230E3">
        <w:rPr>
          <w:rFonts w:ascii="Times New Roman" w:hAnsi="Times New Roman" w:cs="Times New Roman"/>
          <w:color w:val="000000"/>
          <w:szCs w:val="24"/>
        </w:rPr>
        <w:t>MSL less than 5 minutes and 2</w:t>
      </w:r>
      <w:r w:rsidRPr="00C230E3">
        <w:rPr>
          <w:rFonts w:ascii="Times New Roman" w:hAnsi="Times New Roman" w:cs="Times New Roman"/>
          <w:color w:val="000000"/>
          <w:spacing w:val="-19"/>
          <w:szCs w:val="24"/>
        </w:rPr>
        <w:t xml:space="preserve"> </w:t>
      </w:r>
      <w:r w:rsidRPr="00C230E3">
        <w:rPr>
          <w:rFonts w:ascii="Times New Roman" w:hAnsi="Times New Roman" w:cs="Times New Roman"/>
          <w:color w:val="000000"/>
          <w:szCs w:val="24"/>
        </w:rPr>
        <w:t xml:space="preserve">or more SOREMPs in </w:t>
      </w:r>
      <w:r w:rsidR="009B7C9B">
        <w:rPr>
          <w:rFonts w:ascii="Times New Roman" w:hAnsi="Times New Roman" w:cs="Times New Roman"/>
          <w:color w:val="000000"/>
          <w:szCs w:val="24"/>
        </w:rPr>
        <w:t xml:space="preserve">a </w:t>
      </w:r>
      <w:r w:rsidRPr="00C230E3">
        <w:rPr>
          <w:rFonts w:ascii="Times New Roman" w:hAnsi="Times New Roman" w:cs="Times New Roman"/>
          <w:color w:val="000000"/>
          <w:szCs w:val="24"/>
        </w:rPr>
        <w:t>5-nap</w:t>
      </w:r>
      <w:r w:rsidRPr="00C230E3">
        <w:rPr>
          <w:rFonts w:ascii="Times New Roman" w:hAnsi="Times New Roman" w:cs="Times New Roman"/>
          <w:color w:val="000000"/>
          <w:spacing w:val="-2"/>
          <w:szCs w:val="24"/>
        </w:rPr>
        <w:t xml:space="preserve"> </w:t>
      </w:r>
      <w:r w:rsidR="00E671DD" w:rsidRPr="00C230E3">
        <w:rPr>
          <w:rFonts w:ascii="Times New Roman" w:hAnsi="Times New Roman" w:cs="Times New Roman"/>
          <w:color w:val="000000"/>
          <w:szCs w:val="24"/>
        </w:rPr>
        <w:t>MSLT.</w:t>
      </w:r>
    </w:p>
    <w:p w14:paraId="1511BA0A" w14:textId="77777777" w:rsidR="0041165A" w:rsidRPr="00C230E3" w:rsidRDefault="0041165A" w:rsidP="0041165A">
      <w:pPr>
        <w:pStyle w:val="Body-BodyCopyNoSpacing"/>
        <w:spacing w:after="0"/>
        <w:rPr>
          <w:rStyle w:val="BoldBlue"/>
          <w:rFonts w:ascii="Times New Roman" w:hAnsi="Times New Roman" w:cs="Times New Roman"/>
          <w:bCs/>
          <w:sz w:val="24"/>
          <w:szCs w:val="24"/>
        </w:rPr>
      </w:pPr>
    </w:p>
    <w:p w14:paraId="641AC675" w14:textId="77777777" w:rsidR="0041165A" w:rsidRPr="00C230E3" w:rsidRDefault="0041165A" w:rsidP="0041165A">
      <w:pPr>
        <w:pStyle w:val="Headings-H4-SampleBodySubhead"/>
        <w:spacing w:before="0" w:after="0"/>
        <w:rPr>
          <w:rFonts w:ascii="Times New Roman" w:hAnsi="Times New Roman" w:cs="Times New Roman"/>
          <w:b/>
          <w:bCs/>
          <w:sz w:val="24"/>
          <w:szCs w:val="24"/>
        </w:rPr>
      </w:pPr>
      <w:r w:rsidRPr="00C230E3">
        <w:rPr>
          <w:rFonts w:ascii="Times New Roman" w:hAnsi="Times New Roman" w:cs="Times New Roman"/>
          <w:b/>
          <w:bCs/>
          <w:sz w:val="24"/>
          <w:szCs w:val="24"/>
        </w:rPr>
        <w:t>PROCEDURE</w:t>
      </w:r>
    </w:p>
    <w:p w14:paraId="723C5283" w14:textId="77777777" w:rsidR="0041165A" w:rsidRPr="00C230E3" w:rsidRDefault="0041165A" w:rsidP="0041165A">
      <w:pPr>
        <w:pStyle w:val="Body-BodyCopyNoSpacing"/>
        <w:spacing w:after="0"/>
        <w:rPr>
          <w:rStyle w:val="BoldBlue"/>
          <w:rFonts w:ascii="Times New Roman" w:hAnsi="Times New Roman" w:cs="Times New Roman"/>
          <w:sz w:val="24"/>
          <w:szCs w:val="24"/>
        </w:rPr>
      </w:pPr>
    </w:p>
    <w:p w14:paraId="0F366DE5" w14:textId="77777777" w:rsidR="0041165A" w:rsidRPr="00C230E3" w:rsidRDefault="0041165A" w:rsidP="0041165A">
      <w:pPr>
        <w:pStyle w:val="Body-BodyCopyNoSpacing"/>
        <w:spacing w:after="0"/>
        <w:rPr>
          <w:rStyle w:val="BoldBlue"/>
          <w:rFonts w:ascii="Times New Roman" w:hAnsi="Times New Roman" w:cs="Times New Roman"/>
          <w:color w:val="auto"/>
          <w:sz w:val="24"/>
          <w:szCs w:val="24"/>
        </w:rPr>
      </w:pPr>
      <w:r w:rsidRPr="00C230E3">
        <w:rPr>
          <w:rStyle w:val="BoldBlue"/>
          <w:rFonts w:ascii="Times New Roman" w:hAnsi="Times New Roman" w:cs="Times New Roman"/>
          <w:color w:val="auto"/>
          <w:sz w:val="24"/>
          <w:szCs w:val="24"/>
        </w:rPr>
        <w:t>Clinical Guidance &amp; Patient Preparation</w:t>
      </w:r>
    </w:p>
    <w:p w14:paraId="362298DF" w14:textId="57E3379C" w:rsidR="0041165A" w:rsidRPr="00C230E3" w:rsidRDefault="0041165A" w:rsidP="0041165A">
      <w:pPr>
        <w:pStyle w:val="Body-BodyCopyNoSpacing"/>
        <w:numPr>
          <w:ilvl w:val="0"/>
          <w:numId w:val="6"/>
        </w:numPr>
        <w:spacing w:after="0"/>
        <w:rPr>
          <w:rFonts w:ascii="Times New Roman" w:hAnsi="Times New Roman" w:cs="Times New Roman"/>
          <w:bCs/>
          <w:sz w:val="24"/>
          <w:szCs w:val="24"/>
        </w:rPr>
      </w:pPr>
      <w:r w:rsidRPr="00C230E3">
        <w:rPr>
          <w:rFonts w:ascii="Times New Roman" w:hAnsi="Times New Roman" w:cs="Times New Roman"/>
          <w:bCs/>
          <w:sz w:val="24"/>
          <w:szCs w:val="24"/>
        </w:rPr>
        <w:t xml:space="preserve">In preparation, the clinician and the patient should define goals for adequate sleep at home regarding timing and duration. Adequate sleep should be documented by </w:t>
      </w:r>
      <w:r w:rsidR="00F51528" w:rsidRPr="00C230E3">
        <w:rPr>
          <w:rFonts w:ascii="Times New Roman" w:hAnsi="Times New Roman" w:cs="Times New Roman"/>
          <w:bCs/>
          <w:sz w:val="24"/>
          <w:szCs w:val="24"/>
        </w:rPr>
        <w:t>a sleep</w:t>
      </w:r>
      <w:r w:rsidRPr="00C230E3">
        <w:rPr>
          <w:rFonts w:ascii="Times New Roman" w:hAnsi="Times New Roman" w:cs="Times New Roman"/>
          <w:bCs/>
          <w:sz w:val="24"/>
          <w:szCs w:val="24"/>
        </w:rPr>
        <w:t xml:space="preserve"> diary and, when available, actigraphy for 2 weeks before testing.</w:t>
      </w:r>
    </w:p>
    <w:p w14:paraId="684F8311" w14:textId="123BFD90" w:rsidR="0041165A" w:rsidRPr="00C230E3" w:rsidRDefault="0041165A" w:rsidP="0041165A">
      <w:pPr>
        <w:pStyle w:val="Body-BodyCopyNoSpacing"/>
        <w:numPr>
          <w:ilvl w:val="0"/>
          <w:numId w:val="6"/>
        </w:numPr>
        <w:spacing w:after="0"/>
        <w:rPr>
          <w:rFonts w:ascii="Times New Roman" w:hAnsi="Times New Roman" w:cs="Times New Roman"/>
          <w:bCs/>
          <w:sz w:val="24"/>
          <w:szCs w:val="24"/>
        </w:rPr>
      </w:pPr>
      <w:r w:rsidRPr="00C230E3">
        <w:rPr>
          <w:rFonts w:ascii="Times New Roman" w:hAnsi="Times New Roman" w:cs="Times New Roman"/>
          <w:bCs/>
          <w:sz w:val="24"/>
          <w:szCs w:val="24"/>
        </w:rPr>
        <w:t xml:space="preserve">In patients undergoing an MSLT for persistent sleepiness despite treatment of a sleep disorder such as OSA, the MSLT should be conducted when the patient is clinically stable and when treatments for existing sleep disorders are well-established and effective. For patients with sleep disordered breathing treated with PAP therapy, the clinician should ensure efficacy and adherence based on a review of </w:t>
      </w:r>
      <w:r w:rsidRPr="00C230E3">
        <w:rPr>
          <w:rFonts w:ascii="Times New Roman" w:hAnsi="Times New Roman" w:cs="Times New Roman"/>
          <w:bCs/>
          <w:sz w:val="24"/>
          <w:szCs w:val="24"/>
        </w:rPr>
        <w:lastRenderedPageBreak/>
        <w:t>downloaded data. If the patient is using non-PAP therapy for sleep-disordered breathing, then self-report of adequate use and efficacy of therapy should be confirmed before the MSLT. If adequate effectiveness is suboptimal, then the clinician should determine if the anticipated impact on the test results warrant rescheduling. The patient should use PAP and/or non-PAP therapy during PSG on the night before the MSLT.</w:t>
      </w:r>
    </w:p>
    <w:p w14:paraId="4D641E22" w14:textId="0ADE6D7A" w:rsidR="0041165A" w:rsidRPr="00C230E3" w:rsidRDefault="0041165A" w:rsidP="0041165A">
      <w:pPr>
        <w:pStyle w:val="Body-BodyCopyNoSpacing"/>
        <w:numPr>
          <w:ilvl w:val="0"/>
          <w:numId w:val="6"/>
        </w:numPr>
        <w:spacing w:after="0"/>
        <w:rPr>
          <w:rFonts w:ascii="Times New Roman" w:hAnsi="Times New Roman" w:cs="Times New Roman"/>
          <w:bCs/>
          <w:sz w:val="24"/>
          <w:szCs w:val="24"/>
        </w:rPr>
      </w:pPr>
      <w:r w:rsidRPr="00C230E3">
        <w:rPr>
          <w:rFonts w:ascii="Times New Roman" w:hAnsi="Times New Roman" w:cs="Times New Roman"/>
          <w:bCs/>
          <w:sz w:val="24"/>
          <w:szCs w:val="24"/>
        </w:rPr>
        <w:t xml:space="preserve">The clinician should develop a plan regarding </w:t>
      </w:r>
      <w:r w:rsidR="005A6FDC" w:rsidRPr="00C230E3">
        <w:rPr>
          <w:rFonts w:ascii="Times New Roman" w:hAnsi="Times New Roman" w:cs="Times New Roman"/>
          <w:bCs/>
          <w:sz w:val="24"/>
          <w:szCs w:val="24"/>
        </w:rPr>
        <w:t>the use</w:t>
      </w:r>
      <w:r w:rsidRPr="00C230E3">
        <w:rPr>
          <w:rFonts w:ascii="Times New Roman" w:hAnsi="Times New Roman" w:cs="Times New Roman"/>
          <w:bCs/>
          <w:sz w:val="24"/>
          <w:szCs w:val="24"/>
        </w:rPr>
        <w:t xml:space="preserve"> of prescription medication, OTC agents, herbal remedies, and other substances. In general, medications with alerting, sedating, and/or REM-sleep-modulating properties should be stopped at least 2 weeks before the MSLT. Clinical judgment should be used regarding changes to medications that could impair patient safety. The patient should be instructed to consult with the clinician before starting any prescription or OTC medication before the test.</w:t>
      </w:r>
    </w:p>
    <w:p w14:paraId="14E4DAF7" w14:textId="77777777" w:rsidR="0041165A" w:rsidRPr="00C230E3" w:rsidRDefault="0041165A" w:rsidP="0041165A">
      <w:pPr>
        <w:pStyle w:val="Body-BodyCopyNoSpacing"/>
        <w:numPr>
          <w:ilvl w:val="0"/>
          <w:numId w:val="6"/>
        </w:numPr>
        <w:spacing w:after="0"/>
        <w:rPr>
          <w:rFonts w:ascii="Times New Roman" w:hAnsi="Times New Roman" w:cs="Times New Roman"/>
          <w:bCs/>
          <w:sz w:val="24"/>
          <w:szCs w:val="24"/>
        </w:rPr>
      </w:pPr>
      <w:r w:rsidRPr="00C230E3">
        <w:rPr>
          <w:rFonts w:ascii="Times New Roman" w:hAnsi="Times New Roman" w:cs="Times New Roman"/>
          <w:bCs/>
          <w:sz w:val="24"/>
          <w:szCs w:val="24"/>
        </w:rPr>
        <w:t>The clinician should discuss acceptable caffeine consumption with the patient before testing to avoid confounding the MSLT results while avoiding caffeine withdrawal symptoms on the day of the test. The goal should be abstinence, and when necessary, withdrawal should be preceded by a taper.</w:t>
      </w:r>
    </w:p>
    <w:p w14:paraId="2AB0FCB0" w14:textId="77777777" w:rsidR="0041165A" w:rsidRPr="00C230E3" w:rsidRDefault="0041165A" w:rsidP="0041165A">
      <w:pPr>
        <w:pStyle w:val="Body-BodyCopyNoSpacing"/>
        <w:spacing w:after="0"/>
        <w:rPr>
          <w:rStyle w:val="BoldBlue"/>
          <w:rFonts w:ascii="Times New Roman" w:hAnsi="Times New Roman" w:cs="Times New Roman"/>
          <w:sz w:val="24"/>
          <w:szCs w:val="24"/>
        </w:rPr>
      </w:pPr>
    </w:p>
    <w:p w14:paraId="62DAC64D" w14:textId="77777777" w:rsidR="0041165A" w:rsidRPr="00C230E3" w:rsidRDefault="0041165A" w:rsidP="0041165A">
      <w:pPr>
        <w:pStyle w:val="Body-BodyCopyNoSpacing"/>
        <w:spacing w:after="0"/>
        <w:rPr>
          <w:rStyle w:val="BoldBlue"/>
          <w:rFonts w:ascii="Times New Roman" w:hAnsi="Times New Roman" w:cs="Times New Roman"/>
          <w:color w:val="auto"/>
          <w:sz w:val="24"/>
          <w:szCs w:val="24"/>
        </w:rPr>
      </w:pPr>
      <w:r w:rsidRPr="00C230E3">
        <w:rPr>
          <w:rStyle w:val="BoldBlue"/>
          <w:rFonts w:ascii="Times New Roman" w:hAnsi="Times New Roman" w:cs="Times New Roman"/>
          <w:color w:val="auto"/>
          <w:sz w:val="24"/>
          <w:szCs w:val="24"/>
        </w:rPr>
        <w:t>General Testing Procedures</w:t>
      </w:r>
    </w:p>
    <w:p w14:paraId="7DF6540E" w14:textId="3E1E3BD6" w:rsidR="0041165A" w:rsidRPr="00C230E3" w:rsidRDefault="0041165A" w:rsidP="0041165A">
      <w:pPr>
        <w:widowControl w:val="0"/>
        <w:numPr>
          <w:ilvl w:val="0"/>
          <w:numId w:val="7"/>
        </w:numPr>
        <w:tabs>
          <w:tab w:val="left" w:pos="283"/>
        </w:tabs>
        <w:autoSpaceDE w:val="0"/>
        <w:autoSpaceDN w:val="0"/>
        <w:spacing w:line="280" w:lineRule="exact"/>
        <w:ind w:right="282"/>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MSLT</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should</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be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performed</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after</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an attended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PSG,</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which allows</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w:t>
      </w:r>
      <w:r w:rsidRPr="00C230E3">
        <w:rPr>
          <w:rFonts w:ascii="Times New Roman" w:eastAsia="Calibri" w:hAnsi="Times New Roman" w:cs="Times New Roman"/>
          <w:color w:val="000000"/>
          <w:spacing w:val="-3"/>
          <w:szCs w:val="24"/>
        </w:rPr>
        <w:t xml:space="preserve"> </w:t>
      </w:r>
      <w:r w:rsidR="005A6FDC" w:rsidRPr="00C230E3">
        <w:rPr>
          <w:rFonts w:ascii="Times New Roman" w:eastAsia="Calibri" w:hAnsi="Times New Roman" w:cs="Times New Roman"/>
          <w:color w:val="000000"/>
          <w:szCs w:val="24"/>
        </w:rPr>
        <w:t>minimum of</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7</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hours</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of</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time</w:t>
      </w:r>
      <w:r w:rsidRPr="00C230E3">
        <w:rPr>
          <w:rFonts w:ascii="Times New Roman" w:eastAsia="Calibri" w:hAnsi="Times New Roman" w:cs="Times New Roman"/>
          <w:color w:val="000000"/>
          <w:spacing w:val="-5"/>
          <w:szCs w:val="24"/>
        </w:rPr>
        <w:t xml:space="preserve"> </w:t>
      </w:r>
      <w:r w:rsidRPr="00C230E3">
        <w:rPr>
          <w:rFonts w:ascii="Times New Roman" w:eastAsia="Calibri" w:hAnsi="Times New Roman" w:cs="Times New Roman"/>
          <w:color w:val="000000"/>
          <w:szCs w:val="24"/>
        </w:rPr>
        <w:t>in bed</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with at</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least</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6</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hours</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of</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sleep,</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with</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timing that corresponds with the patient’s major sleep period. The test should not be performed after a night during which PAP pressures were adjusted (split-night or PAP titration</w:t>
      </w:r>
      <w:r w:rsidRPr="00C230E3">
        <w:rPr>
          <w:rFonts w:ascii="Times New Roman" w:eastAsia="Calibri" w:hAnsi="Times New Roman" w:cs="Times New Roman"/>
          <w:color w:val="000000"/>
          <w:spacing w:val="-4"/>
          <w:szCs w:val="24"/>
        </w:rPr>
        <w:t xml:space="preserve"> </w:t>
      </w:r>
      <w:r w:rsidRPr="00C230E3">
        <w:rPr>
          <w:rFonts w:ascii="Times New Roman" w:eastAsia="Calibri" w:hAnsi="Times New Roman" w:cs="Times New Roman"/>
          <w:color w:val="000000"/>
          <w:szCs w:val="24"/>
        </w:rPr>
        <w:t>study).</w:t>
      </w:r>
    </w:p>
    <w:p w14:paraId="6E03A65A" w14:textId="77777777" w:rsidR="0041165A" w:rsidRPr="00C230E3" w:rsidRDefault="0041165A" w:rsidP="0041165A">
      <w:pPr>
        <w:widowControl w:val="0"/>
        <w:numPr>
          <w:ilvl w:val="0"/>
          <w:numId w:val="7"/>
        </w:numPr>
        <w:tabs>
          <w:tab w:val="left" w:pos="283"/>
        </w:tabs>
        <w:autoSpaceDE w:val="0"/>
        <w:autoSpaceDN w:val="0"/>
        <w:spacing w:before="159" w:after="200" w:line="259" w:lineRule="auto"/>
        <w:ind w:right="493"/>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patient’s</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clothing</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should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be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comfortable,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be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appropriate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to</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environment,</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and</w:t>
      </w:r>
      <w:r w:rsidRPr="00C230E3">
        <w:rPr>
          <w:rFonts w:ascii="Times New Roman" w:eastAsia="Calibri" w:hAnsi="Times New Roman" w:cs="Times New Roman"/>
          <w:color w:val="000000"/>
          <w:spacing w:val="-5"/>
          <w:szCs w:val="24"/>
        </w:rPr>
        <w:t xml:space="preserve"> </w:t>
      </w:r>
      <w:r w:rsidRPr="00C230E3">
        <w:rPr>
          <w:rFonts w:ascii="Times New Roman" w:eastAsia="Calibri" w:hAnsi="Times New Roman" w:cs="Times New Roman"/>
          <w:color w:val="000000"/>
          <w:szCs w:val="24"/>
        </w:rPr>
        <w:t>not</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interfere with</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4"/>
          <w:szCs w:val="24"/>
        </w:rPr>
        <w:t xml:space="preserve"> </w:t>
      </w:r>
      <w:r w:rsidRPr="00C230E3">
        <w:rPr>
          <w:rFonts w:ascii="Times New Roman" w:eastAsia="Calibri" w:hAnsi="Times New Roman" w:cs="Times New Roman"/>
          <w:color w:val="000000"/>
          <w:szCs w:val="24"/>
        </w:rPr>
        <w:t>performance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of</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tests.</w:t>
      </w:r>
      <w:r w:rsidRPr="00C230E3">
        <w:rPr>
          <w:rFonts w:ascii="Times New Roman" w:eastAsia="Calibri" w:hAnsi="Times New Roman" w:cs="Times New Roman"/>
          <w:color w:val="000000"/>
          <w:spacing w:val="-5"/>
          <w:szCs w:val="24"/>
        </w:rPr>
        <w:t xml:space="preserve"> </w:t>
      </w:r>
      <w:r w:rsidRPr="00C230E3">
        <w:rPr>
          <w:rFonts w:ascii="Times New Roman" w:eastAsia="Calibri" w:hAnsi="Times New Roman" w:cs="Times New Roman"/>
          <w:color w:val="000000"/>
          <w:szCs w:val="24"/>
        </w:rPr>
        <w:t>A</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change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in clothing is not required between the PSG and</w:t>
      </w:r>
      <w:r w:rsidRPr="00C230E3">
        <w:rPr>
          <w:rFonts w:ascii="Times New Roman" w:eastAsia="Calibri" w:hAnsi="Times New Roman" w:cs="Times New Roman"/>
          <w:color w:val="000000"/>
          <w:spacing w:val="-12"/>
          <w:szCs w:val="24"/>
        </w:rPr>
        <w:t xml:space="preserve"> </w:t>
      </w:r>
      <w:r w:rsidRPr="00C230E3">
        <w:rPr>
          <w:rFonts w:ascii="Times New Roman" w:eastAsia="Calibri" w:hAnsi="Times New Roman" w:cs="Times New Roman"/>
          <w:color w:val="000000"/>
          <w:szCs w:val="24"/>
        </w:rPr>
        <w:t>MSLT.</w:t>
      </w:r>
    </w:p>
    <w:p w14:paraId="1D11C1E9"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002"/>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patient</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should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abstain</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from</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alcohol,</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caffeine,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marijuana,</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and</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other</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sedating</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or</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alerting</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agents</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on the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day</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of</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test.</w:t>
      </w:r>
      <w:r w:rsidRPr="00C230E3">
        <w:rPr>
          <w:rFonts w:ascii="Times New Roman" w:eastAsia="Calibri" w:hAnsi="Times New Roman" w:cs="Times New Roman"/>
          <w:color w:val="000000"/>
          <w:spacing w:val="-5"/>
          <w:szCs w:val="24"/>
        </w:rPr>
        <w:t xml:space="preserve"> </w:t>
      </w:r>
      <w:r w:rsidRPr="00C230E3">
        <w:rPr>
          <w:rFonts w:ascii="Times New Roman" w:eastAsia="Calibri" w:hAnsi="Times New Roman" w:cs="Times New Roman"/>
          <w:color w:val="000000"/>
          <w:szCs w:val="24"/>
        </w:rPr>
        <w:t>Nicotine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use</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is discouraged but if unavoidable should be terminated at least 30 minutes before a nap</w:t>
      </w:r>
      <w:r w:rsidRPr="00C230E3">
        <w:rPr>
          <w:rFonts w:ascii="Times New Roman" w:eastAsia="Calibri" w:hAnsi="Times New Roman" w:cs="Times New Roman"/>
          <w:color w:val="000000"/>
          <w:spacing w:val="-17"/>
          <w:szCs w:val="24"/>
        </w:rPr>
        <w:t xml:space="preserve"> </w:t>
      </w:r>
      <w:r w:rsidRPr="00C230E3">
        <w:rPr>
          <w:rFonts w:ascii="Times New Roman" w:eastAsia="Calibri" w:hAnsi="Times New Roman" w:cs="Times New Roman"/>
          <w:color w:val="000000"/>
          <w:szCs w:val="24"/>
        </w:rPr>
        <w:t>trial.</w:t>
      </w:r>
    </w:p>
    <w:p w14:paraId="4D48BAD2" w14:textId="77777777" w:rsidR="0041165A" w:rsidRPr="00C230E3" w:rsidRDefault="0041165A" w:rsidP="0041165A">
      <w:pPr>
        <w:widowControl w:val="0"/>
        <w:numPr>
          <w:ilvl w:val="0"/>
          <w:numId w:val="7"/>
        </w:numPr>
        <w:tabs>
          <w:tab w:val="left" w:pos="283"/>
        </w:tabs>
        <w:autoSpaceDE w:val="0"/>
        <w:autoSpaceDN w:val="0"/>
        <w:spacing w:before="159" w:after="200" w:line="259" w:lineRule="auto"/>
        <w:ind w:right="120"/>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Patients</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on</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PAP/non-PAP</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therapies</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for</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sleep-disordered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breathing</w:t>
      </w:r>
      <w:r w:rsidRPr="00C230E3">
        <w:rPr>
          <w:rFonts w:ascii="Times New Roman" w:eastAsia="Calibri" w:hAnsi="Times New Roman" w:cs="Times New Roman"/>
          <w:color w:val="000000"/>
          <w:spacing w:val="-4"/>
          <w:szCs w:val="24"/>
        </w:rPr>
        <w:t xml:space="preserve"> </w:t>
      </w:r>
      <w:r w:rsidRPr="00C230E3">
        <w:rPr>
          <w:rFonts w:ascii="Times New Roman" w:eastAsia="Calibri" w:hAnsi="Times New Roman" w:cs="Times New Roman"/>
          <w:color w:val="000000"/>
          <w:szCs w:val="24"/>
        </w:rPr>
        <w:t>should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use</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them</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during</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PSG</w:t>
      </w:r>
      <w:r w:rsidRPr="00C230E3">
        <w:rPr>
          <w:rFonts w:ascii="Times New Roman" w:eastAsia="Calibri" w:hAnsi="Times New Roman" w:cs="Times New Roman"/>
          <w:color w:val="000000"/>
          <w:spacing w:val="-1"/>
          <w:szCs w:val="24"/>
        </w:rPr>
        <w:t xml:space="preserve"> </w:t>
      </w:r>
      <w:r w:rsidRPr="00C230E3">
        <w:rPr>
          <w:rFonts w:ascii="Times New Roman" w:eastAsia="Calibri" w:hAnsi="Times New Roman" w:cs="Times New Roman"/>
          <w:color w:val="000000"/>
          <w:szCs w:val="24"/>
        </w:rPr>
        <w:t>and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MSLT.</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The</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PAP</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settings</w:t>
      </w:r>
      <w:r w:rsidRPr="00C230E3">
        <w:rPr>
          <w:rFonts w:ascii="Times New Roman" w:eastAsia="Calibri" w:hAnsi="Times New Roman" w:cs="Times New Roman"/>
          <w:color w:val="000000"/>
          <w:spacing w:val="-2"/>
          <w:szCs w:val="24"/>
        </w:rPr>
        <w:t xml:space="preserve"> </w:t>
      </w:r>
      <w:r w:rsidRPr="00C230E3">
        <w:rPr>
          <w:rFonts w:ascii="Times New Roman" w:eastAsia="Calibri" w:hAnsi="Times New Roman" w:cs="Times New Roman"/>
          <w:color w:val="000000"/>
          <w:szCs w:val="24"/>
        </w:rPr>
        <w:t>and</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mask</w:t>
      </w:r>
      <w:r w:rsidRPr="00C230E3">
        <w:rPr>
          <w:rFonts w:ascii="Times New Roman" w:eastAsia="Calibri" w:hAnsi="Times New Roman" w:cs="Times New Roman"/>
          <w:color w:val="000000"/>
          <w:spacing w:val="-3"/>
          <w:szCs w:val="24"/>
        </w:rPr>
        <w:t xml:space="preserve"> </w:t>
      </w:r>
      <w:r w:rsidRPr="00C230E3">
        <w:rPr>
          <w:rFonts w:ascii="Times New Roman" w:eastAsia="Calibri" w:hAnsi="Times New Roman" w:cs="Times New Roman"/>
          <w:color w:val="000000"/>
          <w:szCs w:val="24"/>
        </w:rPr>
        <w:t>interface should match those</w:t>
      </w:r>
      <w:r w:rsidRPr="00C230E3">
        <w:rPr>
          <w:rFonts w:ascii="Times New Roman" w:eastAsia="Calibri" w:hAnsi="Times New Roman" w:cs="Times New Roman"/>
          <w:color w:val="FF0000"/>
          <w:szCs w:val="24"/>
        </w:rPr>
        <w:t xml:space="preserve"> </w:t>
      </w:r>
      <w:r w:rsidRPr="00C230E3">
        <w:rPr>
          <w:rFonts w:ascii="Times New Roman" w:eastAsia="Calibri" w:hAnsi="Times New Roman" w:cs="Times New Roman"/>
          <w:color w:val="000000"/>
          <w:szCs w:val="24"/>
        </w:rPr>
        <w:t>used at</w:t>
      </w:r>
      <w:r w:rsidRPr="00C230E3">
        <w:rPr>
          <w:rFonts w:ascii="Times New Roman" w:eastAsia="Calibri" w:hAnsi="Times New Roman" w:cs="Times New Roman"/>
          <w:color w:val="000000"/>
          <w:spacing w:val="-4"/>
          <w:szCs w:val="24"/>
        </w:rPr>
        <w:t xml:space="preserve"> </w:t>
      </w:r>
      <w:r w:rsidRPr="00C230E3">
        <w:rPr>
          <w:rFonts w:ascii="Times New Roman" w:eastAsia="Calibri" w:hAnsi="Times New Roman" w:cs="Times New Roman"/>
          <w:color w:val="000000"/>
          <w:szCs w:val="24"/>
        </w:rPr>
        <w:t>home.</w:t>
      </w:r>
    </w:p>
    <w:p w14:paraId="7A33E673"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The recording montage for the MSLT should, at a minimum, include 3 EEG recording leads with at least 1 each for frontal (F3-M2 or F4-M1), central (C3-M2 or C4-M1), and occipital (O1-M2 or O2-M1) derivations, left and right eye EOGs, mental/submental EMG, and EKG. Other recording devices or sensors used for the PSG are unnecessary and should be removed to promote patient comfort. The use of alternate acceptable montages in the current version of the AASM Scoring Manual are at the discretion of the sleep clinician.</w:t>
      </w:r>
    </w:p>
    <w:p w14:paraId="341CB3A7"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Audiovisual recordings must be made during the nap trials and be accessible to interpreting clinicians. The patient must be audio visually monitored throughout the day, but retention of recordings made between nap trials is discretionary.</w:t>
      </w:r>
    </w:p>
    <w:p w14:paraId="4C24DA78" w14:textId="227B4938"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The MSLT should consist of 5 nap trials. The initial trial should begin 1.5</w:t>
      </w:r>
      <w:r w:rsidR="005A31B1">
        <w:rPr>
          <w:rFonts w:ascii="Times New Roman" w:eastAsia="Calibri" w:hAnsi="Times New Roman" w:cs="Times New Roman"/>
          <w:color w:val="000000"/>
          <w:szCs w:val="24"/>
        </w:rPr>
        <w:t xml:space="preserve"> to </w:t>
      </w:r>
      <w:r w:rsidRPr="00C230E3">
        <w:rPr>
          <w:rFonts w:ascii="Times New Roman" w:eastAsia="Calibri" w:hAnsi="Times New Roman" w:cs="Times New Roman"/>
          <w:color w:val="000000"/>
          <w:szCs w:val="24"/>
        </w:rPr>
        <w:t>3 hours after termination of the nocturnal recording. Each subsequent trial should begin 2 hours after the start of the prior trial. Only when the results are clearly diagnostic of narcolepsy after 4 naps with mean latency ≤ 8 minutes and 2 or more SOREMPs have occurred (either because of 2 or more SOREMPs during the nap trials or 1 in the nap trials and 1 during the PSG) should a shorter 4-nap trial test be performed.</w:t>
      </w:r>
    </w:p>
    <w:p w14:paraId="3CDE0E67"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Before each nap trial, the patient should be offered the use of the restroom and queried regarding other requirements for comfort.</w:t>
      </w:r>
    </w:p>
    <w:p w14:paraId="2DDB52F8"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Sleep rooms should be dark, quiet, and at a comfortable temperature during testing.</w:t>
      </w:r>
    </w:p>
    <w:p w14:paraId="520ACDDB"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The patient should be lying in bed for all nap trials.</w:t>
      </w:r>
    </w:p>
    <w:p w14:paraId="03883BA1" w14:textId="6EB49CE4"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 xml:space="preserve">Patient </w:t>
      </w:r>
      <w:r w:rsidR="00BC003A" w:rsidRPr="00D2385C">
        <w:rPr>
          <w:rFonts w:ascii="Times New Roman" w:eastAsia="Calibri" w:hAnsi="Times New Roman" w:cs="Times New Roman"/>
          <w:color w:val="000000"/>
          <w:szCs w:val="24"/>
        </w:rPr>
        <w:t xml:space="preserve">biocalibrations </w:t>
      </w:r>
      <w:r w:rsidRPr="00C230E3">
        <w:rPr>
          <w:rFonts w:ascii="Times New Roman" w:eastAsia="Calibri" w:hAnsi="Times New Roman" w:cs="Times New Roman"/>
          <w:color w:val="000000"/>
          <w:szCs w:val="24"/>
        </w:rPr>
        <w:t>should be conducted before starting each nap trial. Standard instructions include: (1) “lie quietly with your eyes open for 30 seconds”; (2) “close both eyes for 30 seconds”; (3) “without moving your head, look to the right, then left, then right, then left, right and then left”; (4) “blink eyes slowly for 5 times”; and (5) “clench or grit your teeth tightly together.”</w:t>
      </w:r>
    </w:p>
    <w:p w14:paraId="1C6446A3"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 xml:space="preserve">At the start of each nap trial, the patient should be instructed as follows: “Please lie quietly, assume a </w:t>
      </w:r>
      <w:r w:rsidRPr="00C230E3">
        <w:rPr>
          <w:rFonts w:ascii="Times New Roman" w:eastAsia="Calibri" w:hAnsi="Times New Roman" w:cs="Times New Roman"/>
          <w:color w:val="000000"/>
          <w:szCs w:val="24"/>
        </w:rPr>
        <w:lastRenderedPageBreak/>
        <w:t>comfortable position, keep your eyes closed, and allow yourself to fall asleep.” Testing starts immediately after instructions are given, and bedroom lights are turned off.</w:t>
      </w:r>
    </w:p>
    <w:p w14:paraId="4DF6A911" w14:textId="21F3D5D5"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 xml:space="preserve">Each nap trial </w:t>
      </w:r>
      <w:r w:rsidR="005A6FDC" w:rsidRPr="00C230E3">
        <w:rPr>
          <w:rFonts w:ascii="Times New Roman" w:eastAsia="Calibri" w:hAnsi="Times New Roman" w:cs="Times New Roman"/>
          <w:color w:val="000000"/>
          <w:szCs w:val="24"/>
        </w:rPr>
        <w:t>ends</w:t>
      </w:r>
      <w:r w:rsidRPr="00C230E3">
        <w:rPr>
          <w:rFonts w:ascii="Times New Roman" w:eastAsia="Calibri" w:hAnsi="Times New Roman" w:cs="Times New Roman"/>
          <w:color w:val="000000"/>
          <w:szCs w:val="24"/>
        </w:rPr>
        <w:t xml:space="preserve"> if the patient does not fall asleep in 20 minutes. If sleep onset occurs, the trial is continued for an additional 15 minutes, regardless of the amount of intervening sleep or wake. Sleep onset is defined as the start of the first epoch scored as any stage of sleep.</w:t>
      </w:r>
    </w:p>
    <w:p w14:paraId="0AC0C074"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Stimulating activities such as the use of electronic devices and the use of cell phones should end at least 30 minutes before each nap trial. Vigorous physical activity and prolonged exposure to sunlight/bright artificial light should be avoided all day.</w:t>
      </w:r>
    </w:p>
    <w:p w14:paraId="1FA3DC5D"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Between nap trials, the patient should be out of bed and not permitted to sleep.</w:t>
      </w:r>
    </w:p>
    <w:p w14:paraId="6C49946E"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A light breakfast at least 1 hour before the first trial and a light lunch immediately after the termination of the second nap trial are recommended.</w:t>
      </w:r>
    </w:p>
    <w:p w14:paraId="5DD02616" w14:textId="77777777" w:rsidR="0041165A" w:rsidRPr="00C230E3" w:rsidRDefault="0041165A" w:rsidP="0041165A">
      <w:pPr>
        <w:widowControl w:val="0"/>
        <w:numPr>
          <w:ilvl w:val="0"/>
          <w:numId w:val="7"/>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sidRPr="00C230E3">
        <w:rPr>
          <w:rFonts w:ascii="Times New Roman" w:eastAsia="Calibri" w:hAnsi="Times New Roman" w:cs="Times New Roman"/>
          <w:color w:val="000000"/>
          <w:szCs w:val="24"/>
        </w:rPr>
        <w:t>Urine drug screening should be employed when indicated to ensure that the MSLT results are not confounded by inadvertent, intentional, or illicit medication or substance use.</w:t>
      </w:r>
    </w:p>
    <w:p w14:paraId="15520A03" w14:textId="77777777" w:rsidR="0041165A" w:rsidRDefault="0041165A" w:rsidP="0041165A">
      <w:pPr>
        <w:pStyle w:val="Body-BodyCopyNoSpacing"/>
        <w:spacing w:after="0"/>
        <w:rPr>
          <w:rStyle w:val="BoldBlue"/>
          <w:rFonts w:ascii="Times New Roman" w:hAnsi="Times New Roman" w:cs="Times New Roman"/>
          <w:color w:val="auto"/>
          <w:sz w:val="24"/>
          <w:szCs w:val="24"/>
        </w:rPr>
      </w:pPr>
      <w:r w:rsidRPr="00C230E3">
        <w:rPr>
          <w:rStyle w:val="BoldBlue"/>
          <w:rFonts w:ascii="Times New Roman" w:hAnsi="Times New Roman" w:cs="Times New Roman"/>
          <w:color w:val="auto"/>
          <w:sz w:val="24"/>
          <w:szCs w:val="24"/>
        </w:rPr>
        <w:t>Data Acquisition &amp; Reporting</w:t>
      </w:r>
    </w:p>
    <w:p w14:paraId="7EF6F528" w14:textId="77777777" w:rsidR="00D409FE" w:rsidRDefault="00D409FE" w:rsidP="0041165A">
      <w:pPr>
        <w:pStyle w:val="Body-BodyCopyNoSpacing"/>
        <w:spacing w:after="0"/>
        <w:rPr>
          <w:rStyle w:val="BoldBlue"/>
          <w:rFonts w:ascii="Times New Roman" w:hAnsi="Times New Roman" w:cs="Times New Roman"/>
          <w:color w:val="auto"/>
          <w:sz w:val="24"/>
          <w:szCs w:val="24"/>
        </w:rPr>
      </w:pPr>
    </w:p>
    <w:p w14:paraId="445E22B9" w14:textId="56F2E8A0" w:rsidR="00D409FE" w:rsidRDefault="00D409FE" w:rsidP="0041165A">
      <w:pPr>
        <w:pStyle w:val="Body-BodyCopyNoSpacing"/>
        <w:spacing w:after="0"/>
        <w:rPr>
          <w:rStyle w:val="BoldBlue"/>
          <w:rFonts w:ascii="Times New Roman" w:hAnsi="Times New Roman" w:cs="Times New Roman"/>
          <w:b w:val="0"/>
          <w:bCs/>
          <w:color w:val="auto"/>
          <w:sz w:val="24"/>
          <w:szCs w:val="24"/>
        </w:rPr>
      </w:pPr>
      <w:r w:rsidRPr="00C230E3">
        <w:rPr>
          <w:rStyle w:val="BoldBlue"/>
          <w:rFonts w:ascii="Times New Roman" w:hAnsi="Times New Roman" w:cs="Times New Roman"/>
          <w:b w:val="0"/>
          <w:bCs/>
          <w:color w:val="auto"/>
          <w:sz w:val="24"/>
          <w:szCs w:val="24"/>
        </w:rPr>
        <w:t>Data acquis</w:t>
      </w:r>
      <w:r>
        <w:rPr>
          <w:rStyle w:val="BoldBlue"/>
          <w:rFonts w:ascii="Times New Roman" w:hAnsi="Times New Roman" w:cs="Times New Roman"/>
          <w:b w:val="0"/>
          <w:bCs/>
          <w:color w:val="auto"/>
          <w:sz w:val="24"/>
          <w:szCs w:val="24"/>
        </w:rPr>
        <w:t>i</w:t>
      </w:r>
      <w:r w:rsidRPr="00C230E3">
        <w:rPr>
          <w:rStyle w:val="BoldBlue"/>
          <w:rFonts w:ascii="Times New Roman" w:hAnsi="Times New Roman" w:cs="Times New Roman"/>
          <w:b w:val="0"/>
          <w:bCs/>
          <w:color w:val="auto"/>
          <w:sz w:val="24"/>
          <w:szCs w:val="24"/>
        </w:rPr>
        <w:t>tion and reporting include the following:</w:t>
      </w:r>
    </w:p>
    <w:p w14:paraId="44C81AD2" w14:textId="77777777" w:rsidR="00D409FE" w:rsidRPr="00C230E3" w:rsidRDefault="00D409FE" w:rsidP="0041165A">
      <w:pPr>
        <w:pStyle w:val="Body-BodyCopyNoSpacing"/>
        <w:spacing w:after="0"/>
        <w:rPr>
          <w:rStyle w:val="BoldBlue"/>
          <w:rFonts w:ascii="Times New Roman" w:hAnsi="Times New Roman" w:cs="Times New Roman"/>
          <w:b w:val="0"/>
          <w:bCs/>
          <w:color w:val="auto"/>
          <w:sz w:val="24"/>
          <w:szCs w:val="24"/>
        </w:rPr>
      </w:pPr>
    </w:p>
    <w:p w14:paraId="0756DDC6" w14:textId="369D8BC7" w:rsidR="0041165A" w:rsidRPr="00C230E3" w:rsidRDefault="008511E4" w:rsidP="0041165A">
      <w:pPr>
        <w:widowControl w:val="0"/>
        <w:numPr>
          <w:ilvl w:val="0"/>
          <w:numId w:val="8"/>
        </w:numPr>
        <w:tabs>
          <w:tab w:val="left" w:pos="283"/>
        </w:tabs>
        <w:autoSpaceDE w:val="0"/>
        <w:autoSpaceDN w:val="0"/>
        <w:spacing w:line="280" w:lineRule="exact"/>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p</w:t>
      </w:r>
      <w:r w:rsidR="0041165A" w:rsidRPr="00C230E3">
        <w:rPr>
          <w:rFonts w:ascii="Times New Roman" w:eastAsia="Calibri" w:hAnsi="Times New Roman" w:cs="Times New Roman"/>
          <w:color w:val="000000"/>
          <w:szCs w:val="24"/>
        </w:rPr>
        <w:t>atient demographics (name, DOB, test date, BMI, medical record number)</w:t>
      </w:r>
    </w:p>
    <w:p w14:paraId="2A86AFC0" w14:textId="3229EE87" w:rsidR="0041165A" w:rsidRPr="00C230E3" w:rsidRDefault="008511E4"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n</w:t>
      </w:r>
      <w:r w:rsidR="0041165A" w:rsidRPr="00C230E3">
        <w:rPr>
          <w:rFonts w:ascii="Times New Roman" w:eastAsia="Calibri" w:hAnsi="Times New Roman" w:cs="Times New Roman"/>
          <w:color w:val="000000"/>
          <w:szCs w:val="24"/>
        </w:rPr>
        <w:t>ames of referring clinician, sleep specialist, and sleep technologist</w:t>
      </w:r>
    </w:p>
    <w:p w14:paraId="0C1122C8" w14:textId="78663A72" w:rsidR="0041165A" w:rsidRPr="00C230E3" w:rsidRDefault="008511E4"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d</w:t>
      </w:r>
      <w:r w:rsidR="0041165A" w:rsidRPr="00C230E3">
        <w:rPr>
          <w:rFonts w:ascii="Times New Roman" w:eastAsia="Calibri" w:hAnsi="Times New Roman" w:cs="Times New Roman"/>
          <w:color w:val="000000"/>
          <w:szCs w:val="24"/>
        </w:rPr>
        <w:t>ocumentation of medications used within 24 hours of and during the MSLT and changes to medications within last 2 weeks If performed, the type of drug screening should be documented</w:t>
      </w:r>
    </w:p>
    <w:p w14:paraId="087017D2" w14:textId="5429517E" w:rsidR="0041165A" w:rsidRPr="00C230E3" w:rsidRDefault="00763650"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d</w:t>
      </w:r>
      <w:r w:rsidR="0041165A" w:rsidRPr="00C230E3">
        <w:rPr>
          <w:rFonts w:ascii="Times New Roman" w:eastAsia="Calibri" w:hAnsi="Times New Roman" w:cs="Times New Roman"/>
          <w:color w:val="000000"/>
          <w:szCs w:val="24"/>
        </w:rPr>
        <w:t xml:space="preserve">ocumentation of available </w:t>
      </w:r>
      <w:r w:rsidR="008511E4" w:rsidRPr="000119DF">
        <w:rPr>
          <w:rFonts w:ascii="Times New Roman" w:eastAsia="Calibri" w:hAnsi="Times New Roman" w:cs="Times New Roman"/>
          <w:color w:val="000000"/>
          <w:szCs w:val="24"/>
        </w:rPr>
        <w:t xml:space="preserve">prestudy </w:t>
      </w:r>
      <w:r w:rsidR="0041165A" w:rsidRPr="00C230E3">
        <w:rPr>
          <w:rFonts w:ascii="Times New Roman" w:eastAsia="Calibri" w:hAnsi="Times New Roman" w:cs="Times New Roman"/>
          <w:color w:val="000000"/>
          <w:szCs w:val="24"/>
        </w:rPr>
        <w:t>data including sleep diary, actigraphy, and PAP download</w:t>
      </w:r>
    </w:p>
    <w:p w14:paraId="4F4E7980" w14:textId="33AFF269" w:rsidR="0041165A" w:rsidRPr="00C230E3" w:rsidRDefault="00763650"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r</w:t>
      </w:r>
      <w:r w:rsidR="0041165A" w:rsidRPr="00C230E3">
        <w:rPr>
          <w:rFonts w:ascii="Times New Roman" w:eastAsia="Calibri" w:hAnsi="Times New Roman" w:cs="Times New Roman"/>
          <w:color w:val="000000"/>
          <w:szCs w:val="24"/>
        </w:rPr>
        <w:t xml:space="preserve">ecording parameters including start time, end time, total sleep time, sleep latency, and REM sleep latency of each trial. Sleep latency is defined as the time from </w:t>
      </w:r>
      <w:r w:rsidR="00FD787D" w:rsidRPr="000119DF">
        <w:rPr>
          <w:rFonts w:ascii="Times New Roman" w:eastAsia="Calibri" w:hAnsi="Times New Roman" w:cs="Times New Roman"/>
          <w:color w:val="000000"/>
          <w:szCs w:val="24"/>
        </w:rPr>
        <w:t>lights</w:t>
      </w:r>
      <w:r w:rsidR="00FD787D">
        <w:rPr>
          <w:rFonts w:ascii="Times New Roman" w:eastAsia="Calibri" w:hAnsi="Times New Roman" w:cs="Times New Roman"/>
          <w:color w:val="000000"/>
          <w:szCs w:val="24"/>
        </w:rPr>
        <w:t>-</w:t>
      </w:r>
      <w:r w:rsidR="00FD787D" w:rsidRPr="000119DF">
        <w:rPr>
          <w:rFonts w:ascii="Times New Roman" w:eastAsia="Calibri" w:hAnsi="Times New Roman" w:cs="Times New Roman"/>
          <w:color w:val="000000"/>
          <w:szCs w:val="24"/>
        </w:rPr>
        <w:t xml:space="preserve">out </w:t>
      </w:r>
      <w:r w:rsidR="0041165A" w:rsidRPr="00C230E3">
        <w:rPr>
          <w:rFonts w:ascii="Times New Roman" w:eastAsia="Calibri" w:hAnsi="Times New Roman" w:cs="Times New Roman"/>
          <w:color w:val="000000"/>
          <w:szCs w:val="24"/>
        </w:rPr>
        <w:t>until the start of the first epoch of any stage of sleep (an epoch of N1, N2, N3, or R). REM latency is defined as the time from the start of the first epoch of sleep until the start of the first epoch of stage R (REM sleep).</w:t>
      </w:r>
    </w:p>
    <w:p w14:paraId="109815C5" w14:textId="38CFD742" w:rsidR="0041165A" w:rsidRPr="00C230E3" w:rsidRDefault="00763650"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m</w:t>
      </w:r>
      <w:r w:rsidR="0041165A" w:rsidRPr="00C230E3">
        <w:rPr>
          <w:rFonts w:ascii="Times New Roman" w:eastAsia="Calibri" w:hAnsi="Times New Roman" w:cs="Times New Roman"/>
          <w:color w:val="000000"/>
          <w:szCs w:val="24"/>
        </w:rPr>
        <w:t>ean sleep latency, number of SOREMPs during naps, and whether SOREMP occurred on the PSG If no sleep occurs on a trial, 20 minutes is used for the sleep latency value and in the calculation of the mean sleep latency.</w:t>
      </w:r>
    </w:p>
    <w:p w14:paraId="3587DA1E" w14:textId="471A2A99" w:rsidR="0041165A" w:rsidRPr="00C230E3" w:rsidRDefault="00763650"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d</w:t>
      </w:r>
      <w:r w:rsidR="0041165A" w:rsidRPr="00C230E3">
        <w:rPr>
          <w:rFonts w:ascii="Times New Roman" w:eastAsia="Calibri" w:hAnsi="Times New Roman" w:cs="Times New Roman"/>
          <w:color w:val="000000"/>
          <w:szCs w:val="24"/>
        </w:rPr>
        <w:t>eviations from ideal testing times and conditions (e.g., caffeine, nicotine, napping, cell phone, fire alarms, or other stimulating activities) should be documented by the sleep technologist</w:t>
      </w:r>
    </w:p>
    <w:p w14:paraId="37C7898A" w14:textId="43C86829" w:rsidR="0041165A" w:rsidRPr="00C230E3" w:rsidRDefault="00763650" w:rsidP="0041165A">
      <w:pPr>
        <w:widowControl w:val="0"/>
        <w:numPr>
          <w:ilvl w:val="0"/>
          <w:numId w:val="8"/>
        </w:numPr>
        <w:tabs>
          <w:tab w:val="left" w:pos="283"/>
        </w:tabs>
        <w:autoSpaceDE w:val="0"/>
        <w:autoSpaceDN w:val="0"/>
        <w:spacing w:before="161" w:after="200" w:line="259" w:lineRule="auto"/>
        <w:ind w:right="144"/>
        <w:contextualSpacing/>
        <w:rPr>
          <w:rFonts w:ascii="Times New Roman" w:eastAsia="Calibri" w:hAnsi="Times New Roman" w:cs="Times New Roman"/>
          <w:color w:val="000000"/>
          <w:szCs w:val="24"/>
        </w:rPr>
      </w:pPr>
      <w:r>
        <w:rPr>
          <w:rFonts w:ascii="Times New Roman" w:eastAsia="Calibri" w:hAnsi="Times New Roman" w:cs="Times New Roman"/>
          <w:color w:val="000000"/>
          <w:szCs w:val="24"/>
        </w:rPr>
        <w:t>i</w:t>
      </w:r>
      <w:r w:rsidR="0041165A" w:rsidRPr="00C230E3">
        <w:rPr>
          <w:rFonts w:ascii="Times New Roman" w:eastAsia="Calibri" w:hAnsi="Times New Roman" w:cs="Times New Roman"/>
          <w:color w:val="000000"/>
          <w:szCs w:val="24"/>
        </w:rPr>
        <w:t>nterpretation of study findings with signature of board-certified sleep medicine specialist</w:t>
      </w:r>
    </w:p>
    <w:p w14:paraId="7CF44866" w14:textId="77777777" w:rsidR="0041165A" w:rsidRPr="00C230E3" w:rsidRDefault="0041165A" w:rsidP="0041165A">
      <w:pPr>
        <w:pStyle w:val="Body-BodyCopyNoSpacing"/>
        <w:spacing w:after="0"/>
        <w:rPr>
          <w:rFonts w:ascii="Times New Roman" w:hAnsi="Times New Roman" w:cs="Times New Roman"/>
          <w:b/>
          <w:bCs/>
          <w:sz w:val="24"/>
          <w:szCs w:val="24"/>
        </w:rPr>
      </w:pPr>
      <w:bookmarkStart w:id="9" w:name="_Hlk100914053"/>
      <w:r w:rsidRPr="00C230E3">
        <w:rPr>
          <w:rFonts w:ascii="Times New Roman" w:hAnsi="Times New Roman" w:cs="Times New Roman"/>
          <w:b/>
          <w:bCs/>
          <w:sz w:val="24"/>
          <w:szCs w:val="24"/>
        </w:rPr>
        <w:t>End of Study</w:t>
      </w:r>
    </w:p>
    <w:bookmarkEnd w:id="9"/>
    <w:p w14:paraId="428A6605" w14:textId="1A1AEA0D" w:rsidR="0041165A" w:rsidRPr="00C230E3" w:rsidRDefault="0041165A" w:rsidP="0041165A">
      <w:pPr>
        <w:pStyle w:val="Body-BodyCopyNoSpacing"/>
        <w:numPr>
          <w:ilvl w:val="0"/>
          <w:numId w:val="9"/>
        </w:numPr>
        <w:spacing w:after="0"/>
        <w:rPr>
          <w:rFonts w:ascii="Times New Roman" w:hAnsi="Times New Roman" w:cs="Times New Roman"/>
          <w:bCs/>
          <w:sz w:val="24"/>
          <w:szCs w:val="24"/>
        </w:rPr>
      </w:pPr>
      <w:r w:rsidRPr="00C230E3">
        <w:rPr>
          <w:rFonts w:ascii="Times New Roman" w:hAnsi="Times New Roman" w:cs="Times New Roman"/>
          <w:bCs/>
          <w:sz w:val="24"/>
          <w:szCs w:val="24"/>
        </w:rPr>
        <w:t>At the end of the last trial, turn off polygraph</w:t>
      </w:r>
      <w:r w:rsidR="00C230E3">
        <w:rPr>
          <w:rFonts w:ascii="Times New Roman" w:hAnsi="Times New Roman" w:cs="Times New Roman"/>
          <w:bCs/>
          <w:sz w:val="24"/>
          <w:szCs w:val="24"/>
        </w:rPr>
        <w:t>.</w:t>
      </w:r>
    </w:p>
    <w:p w14:paraId="5278961F" w14:textId="6A2379A4" w:rsidR="0041165A" w:rsidRPr="00C230E3" w:rsidRDefault="0041165A" w:rsidP="0041165A">
      <w:pPr>
        <w:pStyle w:val="Body-BodyCopyNoSpacing"/>
        <w:numPr>
          <w:ilvl w:val="0"/>
          <w:numId w:val="9"/>
        </w:numPr>
        <w:spacing w:after="0"/>
        <w:rPr>
          <w:rFonts w:ascii="Times New Roman" w:hAnsi="Times New Roman" w:cs="Times New Roman"/>
          <w:bCs/>
          <w:sz w:val="24"/>
          <w:szCs w:val="24"/>
        </w:rPr>
      </w:pPr>
      <w:r w:rsidRPr="00C230E3">
        <w:rPr>
          <w:rFonts w:ascii="Times New Roman" w:hAnsi="Times New Roman" w:cs="Times New Roman"/>
          <w:bCs/>
          <w:sz w:val="24"/>
          <w:szCs w:val="24"/>
        </w:rPr>
        <w:t xml:space="preserve">Gently remove all sensors from </w:t>
      </w:r>
      <w:r w:rsidR="005A6FDC" w:rsidRPr="00C230E3">
        <w:rPr>
          <w:rFonts w:ascii="Times New Roman" w:hAnsi="Times New Roman" w:cs="Times New Roman"/>
          <w:bCs/>
          <w:sz w:val="24"/>
          <w:szCs w:val="24"/>
        </w:rPr>
        <w:t>the patient</w:t>
      </w:r>
      <w:r w:rsidRPr="00C230E3">
        <w:rPr>
          <w:rFonts w:ascii="Times New Roman" w:hAnsi="Times New Roman" w:cs="Times New Roman"/>
          <w:bCs/>
          <w:sz w:val="24"/>
          <w:szCs w:val="24"/>
        </w:rPr>
        <w:t>, take care to avoid irritation of patient’s skin.</w:t>
      </w:r>
    </w:p>
    <w:p w14:paraId="772407F6" w14:textId="77777777" w:rsidR="0041165A" w:rsidRPr="00C230E3" w:rsidRDefault="0041165A" w:rsidP="0041165A">
      <w:pPr>
        <w:pStyle w:val="Body-BodyCopyNoSpacing"/>
        <w:numPr>
          <w:ilvl w:val="0"/>
          <w:numId w:val="9"/>
        </w:numPr>
        <w:spacing w:after="0"/>
        <w:rPr>
          <w:rFonts w:ascii="Times New Roman" w:hAnsi="Times New Roman" w:cs="Times New Roman"/>
          <w:bCs/>
          <w:sz w:val="24"/>
          <w:szCs w:val="24"/>
        </w:rPr>
      </w:pPr>
      <w:r w:rsidRPr="00C230E3">
        <w:rPr>
          <w:rFonts w:ascii="Times New Roman" w:hAnsi="Times New Roman" w:cs="Times New Roman"/>
          <w:bCs/>
          <w:sz w:val="24"/>
          <w:szCs w:val="24"/>
        </w:rPr>
        <w:t>Carefully remove tape and electrodes from the patient’s skin.</w:t>
      </w:r>
    </w:p>
    <w:p w14:paraId="3C526D5E" w14:textId="77777777" w:rsidR="0041165A" w:rsidRPr="00C230E3" w:rsidRDefault="0041165A" w:rsidP="0041165A">
      <w:pPr>
        <w:pStyle w:val="Body-BodyCopyNoSpacing"/>
        <w:numPr>
          <w:ilvl w:val="0"/>
          <w:numId w:val="9"/>
        </w:numPr>
        <w:spacing w:after="0"/>
        <w:rPr>
          <w:rFonts w:ascii="Times New Roman" w:hAnsi="Times New Roman" w:cs="Times New Roman"/>
          <w:bCs/>
          <w:sz w:val="24"/>
          <w:szCs w:val="24"/>
        </w:rPr>
      </w:pPr>
      <w:r w:rsidRPr="00C230E3">
        <w:rPr>
          <w:rFonts w:ascii="Times New Roman" w:hAnsi="Times New Roman" w:cs="Times New Roman"/>
          <w:bCs/>
          <w:sz w:val="24"/>
          <w:szCs w:val="24"/>
        </w:rPr>
        <w:t>Ensure all paste residue has been removed by using a damp wash cloth on the skin and a fine-toothed comb through the hair after all electrodes have been removed.</w:t>
      </w:r>
    </w:p>
    <w:p w14:paraId="413A7282" w14:textId="117B2C5B" w:rsidR="0041165A" w:rsidRPr="00C230E3" w:rsidRDefault="0041165A" w:rsidP="0041165A">
      <w:pPr>
        <w:pStyle w:val="Body-BodyCopyNoSpacing"/>
        <w:numPr>
          <w:ilvl w:val="0"/>
          <w:numId w:val="9"/>
        </w:numPr>
        <w:spacing w:after="0"/>
        <w:rPr>
          <w:rFonts w:ascii="Times New Roman" w:hAnsi="Times New Roman" w:cs="Times New Roman"/>
          <w:bCs/>
          <w:sz w:val="24"/>
          <w:szCs w:val="24"/>
        </w:rPr>
      </w:pPr>
      <w:r w:rsidRPr="00C230E3">
        <w:rPr>
          <w:rFonts w:ascii="Times New Roman" w:hAnsi="Times New Roman" w:cs="Times New Roman"/>
          <w:bCs/>
          <w:sz w:val="24"/>
          <w:szCs w:val="24"/>
        </w:rPr>
        <w:t>When the patient is ready to leave, the technologist should recommend that the patient schedule a follow</w:t>
      </w:r>
      <w:r w:rsidR="00CF0ACA">
        <w:rPr>
          <w:rFonts w:ascii="Times New Roman" w:hAnsi="Times New Roman" w:cs="Times New Roman"/>
          <w:bCs/>
          <w:sz w:val="24"/>
          <w:szCs w:val="24"/>
        </w:rPr>
        <w:t>-</w:t>
      </w:r>
      <w:r w:rsidRPr="00C230E3">
        <w:rPr>
          <w:rFonts w:ascii="Times New Roman" w:hAnsi="Times New Roman" w:cs="Times New Roman"/>
          <w:bCs/>
          <w:sz w:val="24"/>
          <w:szCs w:val="24"/>
        </w:rPr>
        <w:t xml:space="preserve">up visit with </w:t>
      </w:r>
      <w:r w:rsidR="00CF0ACA">
        <w:rPr>
          <w:rFonts w:ascii="Times New Roman" w:hAnsi="Times New Roman" w:cs="Times New Roman"/>
          <w:bCs/>
          <w:sz w:val="24"/>
          <w:szCs w:val="24"/>
        </w:rPr>
        <w:t>their</w:t>
      </w:r>
      <w:r w:rsidR="00CF0ACA" w:rsidRPr="00C230E3">
        <w:rPr>
          <w:rFonts w:ascii="Times New Roman" w:hAnsi="Times New Roman" w:cs="Times New Roman"/>
          <w:bCs/>
          <w:sz w:val="24"/>
          <w:szCs w:val="24"/>
        </w:rPr>
        <w:t xml:space="preserve"> </w:t>
      </w:r>
      <w:r w:rsidRPr="00C230E3">
        <w:rPr>
          <w:rFonts w:ascii="Times New Roman" w:hAnsi="Times New Roman" w:cs="Times New Roman"/>
          <w:bCs/>
          <w:sz w:val="24"/>
          <w:szCs w:val="24"/>
        </w:rPr>
        <w:t xml:space="preserve">or physician to discuss the results of the study. </w:t>
      </w:r>
    </w:p>
    <w:p w14:paraId="7A47CA60" w14:textId="77777777" w:rsidR="0041165A" w:rsidRPr="00C230E3" w:rsidRDefault="0041165A" w:rsidP="0041165A">
      <w:pPr>
        <w:pStyle w:val="Body-BodyCopyNoSpacing"/>
        <w:numPr>
          <w:ilvl w:val="0"/>
          <w:numId w:val="9"/>
        </w:numPr>
        <w:spacing w:after="0"/>
        <w:rPr>
          <w:rFonts w:ascii="Times New Roman" w:hAnsi="Times New Roman" w:cs="Times New Roman"/>
          <w:bCs/>
          <w:sz w:val="24"/>
          <w:szCs w:val="24"/>
        </w:rPr>
      </w:pPr>
      <w:r w:rsidRPr="00C230E3">
        <w:rPr>
          <w:rFonts w:ascii="Times New Roman" w:hAnsi="Times New Roman" w:cs="Times New Roman"/>
          <w:bCs/>
          <w:sz w:val="24"/>
          <w:szCs w:val="24"/>
        </w:rPr>
        <w:t xml:space="preserve">Then discharge the patient from the facility. </w:t>
      </w:r>
    </w:p>
    <w:p w14:paraId="2F2BCD52" w14:textId="77777777" w:rsidR="0041165A" w:rsidRPr="00C230E3" w:rsidRDefault="0041165A" w:rsidP="0041165A">
      <w:pPr>
        <w:pStyle w:val="Body-BodyCopyNoSpacing"/>
        <w:spacing w:after="0"/>
        <w:rPr>
          <w:rFonts w:ascii="Times New Roman" w:hAnsi="Times New Roman" w:cs="Times New Roman"/>
          <w:bCs/>
          <w:sz w:val="24"/>
          <w:szCs w:val="24"/>
        </w:rPr>
      </w:pPr>
    </w:p>
    <w:p w14:paraId="3E7093C9" w14:textId="77777777" w:rsidR="0041165A" w:rsidRPr="00C230E3" w:rsidRDefault="0041165A" w:rsidP="0041165A">
      <w:pPr>
        <w:pStyle w:val="Body-BodyCopyNoSpacing"/>
        <w:spacing w:after="0"/>
        <w:rPr>
          <w:rFonts w:ascii="Times New Roman" w:hAnsi="Times New Roman" w:cs="Times New Roman"/>
          <w:b/>
          <w:bCs/>
          <w:sz w:val="24"/>
          <w:szCs w:val="24"/>
        </w:rPr>
      </w:pPr>
      <w:r w:rsidRPr="00C230E3">
        <w:rPr>
          <w:rFonts w:ascii="Times New Roman" w:hAnsi="Times New Roman" w:cs="Times New Roman"/>
          <w:b/>
          <w:bCs/>
          <w:sz w:val="24"/>
          <w:szCs w:val="24"/>
        </w:rPr>
        <w:t>After the Study</w:t>
      </w:r>
    </w:p>
    <w:p w14:paraId="7FE26D6B" w14:textId="77777777" w:rsidR="0041165A" w:rsidRPr="00C230E3" w:rsidRDefault="0041165A" w:rsidP="0041165A">
      <w:pPr>
        <w:pStyle w:val="Body-BodyCopyNoSpacing"/>
        <w:numPr>
          <w:ilvl w:val="0"/>
          <w:numId w:val="10"/>
        </w:numPr>
        <w:spacing w:after="0"/>
        <w:rPr>
          <w:rFonts w:ascii="Times New Roman" w:hAnsi="Times New Roman" w:cs="Times New Roman"/>
          <w:bCs/>
          <w:sz w:val="24"/>
          <w:szCs w:val="24"/>
        </w:rPr>
      </w:pPr>
      <w:r w:rsidRPr="00C230E3">
        <w:rPr>
          <w:rFonts w:ascii="Times New Roman" w:hAnsi="Times New Roman" w:cs="Times New Roman"/>
          <w:bCs/>
          <w:sz w:val="24"/>
          <w:szCs w:val="24"/>
        </w:rPr>
        <w:t>Carefully sort wires and group them together by lengths and application sites.</w:t>
      </w:r>
    </w:p>
    <w:p w14:paraId="2C8C9530" w14:textId="3D6158D4" w:rsidR="0041165A" w:rsidRPr="00C230E3" w:rsidRDefault="0041165A" w:rsidP="0041165A">
      <w:pPr>
        <w:pStyle w:val="Body-BodyCopyNoSpacing"/>
        <w:numPr>
          <w:ilvl w:val="0"/>
          <w:numId w:val="10"/>
        </w:numPr>
        <w:spacing w:after="0"/>
        <w:rPr>
          <w:rFonts w:ascii="Times New Roman" w:hAnsi="Times New Roman" w:cs="Times New Roman"/>
          <w:bCs/>
          <w:sz w:val="24"/>
          <w:szCs w:val="24"/>
        </w:rPr>
      </w:pPr>
      <w:r w:rsidRPr="00C230E3">
        <w:rPr>
          <w:rFonts w:ascii="Times New Roman" w:hAnsi="Times New Roman" w:cs="Times New Roman"/>
          <w:bCs/>
          <w:sz w:val="24"/>
          <w:szCs w:val="24"/>
        </w:rPr>
        <w:t>Remove any remaining tape, wash electrodes with soap and water, rinse and allow to soak in Wex-</w:t>
      </w:r>
      <w:r w:rsidR="00D409FE">
        <w:rPr>
          <w:rFonts w:ascii="Times New Roman" w:hAnsi="Times New Roman" w:cs="Times New Roman"/>
          <w:bCs/>
          <w:sz w:val="24"/>
          <w:szCs w:val="24"/>
        </w:rPr>
        <w:t>C</w:t>
      </w:r>
      <w:r w:rsidRPr="00C230E3">
        <w:rPr>
          <w:rFonts w:ascii="Times New Roman" w:hAnsi="Times New Roman" w:cs="Times New Roman"/>
          <w:bCs/>
          <w:sz w:val="24"/>
          <w:szCs w:val="24"/>
        </w:rPr>
        <w:t>ide solution for a minimum of 10 minutes. Rinse well and allow to dry.</w:t>
      </w:r>
    </w:p>
    <w:p w14:paraId="28441AE5" w14:textId="77777777" w:rsidR="0041165A" w:rsidRPr="00C230E3" w:rsidRDefault="0041165A" w:rsidP="0041165A">
      <w:pPr>
        <w:pStyle w:val="Body-BodyCopyNoSpacing"/>
        <w:numPr>
          <w:ilvl w:val="0"/>
          <w:numId w:val="10"/>
        </w:numPr>
        <w:spacing w:after="0"/>
        <w:rPr>
          <w:rFonts w:ascii="Times New Roman" w:hAnsi="Times New Roman" w:cs="Times New Roman"/>
          <w:bCs/>
          <w:sz w:val="24"/>
          <w:szCs w:val="24"/>
        </w:rPr>
      </w:pPr>
      <w:r w:rsidRPr="00C230E3">
        <w:rPr>
          <w:rFonts w:ascii="Times New Roman" w:hAnsi="Times New Roman" w:cs="Times New Roman"/>
          <w:bCs/>
          <w:sz w:val="24"/>
          <w:szCs w:val="24"/>
        </w:rPr>
        <w:t>Inspect wires to ensure their integrity.</w:t>
      </w:r>
    </w:p>
    <w:p w14:paraId="57C88F78" w14:textId="77777777" w:rsidR="0041165A" w:rsidRPr="00C230E3" w:rsidRDefault="0041165A" w:rsidP="0041165A">
      <w:pPr>
        <w:pStyle w:val="Body-BodyCopyNoSpacing"/>
        <w:numPr>
          <w:ilvl w:val="0"/>
          <w:numId w:val="10"/>
        </w:numPr>
        <w:spacing w:after="0"/>
        <w:rPr>
          <w:rFonts w:ascii="Times New Roman" w:hAnsi="Times New Roman" w:cs="Times New Roman"/>
          <w:bCs/>
          <w:sz w:val="24"/>
          <w:szCs w:val="24"/>
        </w:rPr>
      </w:pPr>
      <w:r w:rsidRPr="00C230E3">
        <w:rPr>
          <w:rFonts w:ascii="Times New Roman" w:hAnsi="Times New Roman" w:cs="Times New Roman"/>
          <w:bCs/>
          <w:sz w:val="24"/>
          <w:szCs w:val="24"/>
        </w:rPr>
        <w:lastRenderedPageBreak/>
        <w:t>Return any equipment and all cleaned and disinfected wires to the storage area for future use.</w:t>
      </w:r>
    </w:p>
    <w:p w14:paraId="4434C4FC" w14:textId="77777777" w:rsidR="0041165A" w:rsidRPr="00C230E3" w:rsidRDefault="0041165A" w:rsidP="0041165A">
      <w:pPr>
        <w:pStyle w:val="Body-BodyCopyNoSpacing"/>
        <w:rPr>
          <w:rFonts w:ascii="Times New Roman" w:hAnsi="Times New Roman" w:cs="Times New Roman"/>
          <w:b/>
          <w:bCs/>
          <w:color w:val="00667C"/>
          <w:sz w:val="24"/>
          <w:szCs w:val="24"/>
        </w:rPr>
      </w:pPr>
    </w:p>
    <w:p w14:paraId="3775E1F2" w14:textId="77777777" w:rsidR="0041165A" w:rsidRPr="00C230E3" w:rsidRDefault="0041165A" w:rsidP="0041165A">
      <w:pPr>
        <w:pStyle w:val="Body-BodyCopyNoSpacing"/>
        <w:rPr>
          <w:rFonts w:ascii="Times New Roman" w:hAnsi="Times New Roman" w:cs="Times New Roman"/>
          <w:b/>
          <w:bCs/>
          <w:sz w:val="24"/>
          <w:szCs w:val="24"/>
        </w:rPr>
      </w:pPr>
      <w:r w:rsidRPr="00C230E3">
        <w:rPr>
          <w:rFonts w:ascii="Times New Roman" w:hAnsi="Times New Roman" w:cs="Times New Roman"/>
          <w:b/>
          <w:bCs/>
          <w:sz w:val="24"/>
          <w:szCs w:val="24"/>
        </w:rPr>
        <w:t>General Cleanup Checklist</w:t>
      </w:r>
    </w:p>
    <w:p w14:paraId="4069D80E"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Discard all used tape, collars, gauze, etc.</w:t>
      </w:r>
    </w:p>
    <w:p w14:paraId="37927471"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Return patient preparation kit to appropriate area.</w:t>
      </w:r>
    </w:p>
    <w:p w14:paraId="0889E759"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Stock patient preparation kit as needed.</w:t>
      </w:r>
    </w:p>
    <w:p w14:paraId="2D7D0212"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If CPAP and/or oxygen equipment was used, remove and empty humidifier, connecting tubing, nasal cannula, and any other equipment and place in designated “dirty equipment area” for cleaning and disinfecting.</w:t>
      </w:r>
    </w:p>
    <w:p w14:paraId="2FC543FB"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Discard disposable equipment such as the nasal cannula or disposable oximeter probe.</w:t>
      </w:r>
    </w:p>
    <w:p w14:paraId="3DCDCD0D"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Remove any lint from CPAP equipment filter.</w:t>
      </w:r>
    </w:p>
    <w:p w14:paraId="1B402F89"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Remove used linen and place in appropriate dirty linen container.</w:t>
      </w:r>
    </w:p>
    <w:p w14:paraId="086C5D03" w14:textId="77777777" w:rsidR="0041165A" w:rsidRPr="00C230E3" w:rsidRDefault="0041165A" w:rsidP="0041165A">
      <w:pPr>
        <w:pStyle w:val="Body-BodyCopyNoSpacing"/>
        <w:numPr>
          <w:ilvl w:val="0"/>
          <w:numId w:val="11"/>
        </w:numPr>
        <w:spacing w:after="0"/>
        <w:rPr>
          <w:rFonts w:ascii="Times New Roman" w:hAnsi="Times New Roman" w:cs="Times New Roman"/>
          <w:bCs/>
          <w:sz w:val="24"/>
          <w:szCs w:val="24"/>
        </w:rPr>
      </w:pPr>
      <w:r w:rsidRPr="00C230E3">
        <w:rPr>
          <w:rFonts w:ascii="Times New Roman" w:hAnsi="Times New Roman" w:cs="Times New Roman"/>
          <w:bCs/>
          <w:sz w:val="24"/>
          <w:szCs w:val="24"/>
        </w:rPr>
        <w:t>Leave patient suites in clean and orderly condition.</w:t>
      </w:r>
    </w:p>
    <w:p w14:paraId="4038DF15" w14:textId="77777777" w:rsidR="0041165A" w:rsidRPr="00C230E3" w:rsidRDefault="0041165A" w:rsidP="0041165A">
      <w:pPr>
        <w:pStyle w:val="Body-BodyCopyNoSpacing"/>
        <w:spacing w:after="0"/>
        <w:rPr>
          <w:rStyle w:val="BoldBlue"/>
          <w:rFonts w:ascii="Times New Roman" w:hAnsi="Times New Roman" w:cs="Times New Roman"/>
          <w:sz w:val="24"/>
          <w:szCs w:val="24"/>
        </w:rPr>
      </w:pPr>
    </w:p>
    <w:p w14:paraId="60D2FBCC" w14:textId="77777777" w:rsidR="0041165A" w:rsidRPr="00C230E3" w:rsidRDefault="0041165A" w:rsidP="0041165A">
      <w:pPr>
        <w:pStyle w:val="Body-BodyCopyNoSpacing"/>
        <w:spacing w:after="0"/>
        <w:rPr>
          <w:rFonts w:ascii="Times New Roman" w:hAnsi="Times New Roman" w:cs="Times New Roman"/>
          <w:b/>
          <w:color w:val="00667C"/>
          <w:sz w:val="24"/>
          <w:szCs w:val="24"/>
        </w:rPr>
      </w:pPr>
      <w:r w:rsidRPr="00C230E3">
        <w:rPr>
          <w:rFonts w:ascii="Times New Roman" w:hAnsi="Times New Roman" w:cs="Times New Roman"/>
          <w:b/>
          <w:sz w:val="24"/>
          <w:szCs w:val="24"/>
        </w:rPr>
        <w:t>Scoring the MSLT:</w:t>
      </w:r>
    </w:p>
    <w:p w14:paraId="1912B2C7" w14:textId="5A999894" w:rsidR="0041165A" w:rsidRPr="00C230E3" w:rsidRDefault="0041165A" w:rsidP="0041165A">
      <w:pPr>
        <w:pStyle w:val="Body-BodyCopyNoSpacing"/>
        <w:numPr>
          <w:ilvl w:val="0"/>
          <w:numId w:val="12"/>
        </w:numPr>
        <w:spacing w:after="0"/>
        <w:rPr>
          <w:rFonts w:ascii="Times New Roman" w:hAnsi="Times New Roman" w:cs="Times New Roman"/>
          <w:sz w:val="24"/>
          <w:szCs w:val="24"/>
        </w:rPr>
      </w:pPr>
      <w:r w:rsidRPr="00C230E3">
        <w:rPr>
          <w:rFonts w:ascii="Times New Roman" w:hAnsi="Times New Roman" w:cs="Times New Roman"/>
          <w:sz w:val="24"/>
          <w:szCs w:val="24"/>
        </w:rPr>
        <w:t>Sleep Stage Scoring is based upon the most current version of the AASM Scoring Manual. Sleep latency is determined from lights out to the first scored epoch of any stage of sleep. Stage R latency is scored from sleep onset to the first epoch of stage R.</w:t>
      </w:r>
    </w:p>
    <w:p w14:paraId="7D6144D2" w14:textId="1DB9802E" w:rsidR="0041165A" w:rsidRPr="00C230E3" w:rsidRDefault="0041165A" w:rsidP="0041165A">
      <w:pPr>
        <w:pStyle w:val="Body-BodyCopyNoSpacing"/>
        <w:numPr>
          <w:ilvl w:val="0"/>
          <w:numId w:val="12"/>
        </w:numPr>
        <w:spacing w:after="0"/>
        <w:rPr>
          <w:rFonts w:ascii="Times New Roman" w:hAnsi="Times New Roman" w:cs="Times New Roman"/>
          <w:sz w:val="24"/>
          <w:szCs w:val="24"/>
        </w:rPr>
      </w:pPr>
      <w:r w:rsidRPr="00C230E3">
        <w:rPr>
          <w:rFonts w:ascii="Times New Roman" w:hAnsi="Times New Roman" w:cs="Times New Roman"/>
          <w:sz w:val="24"/>
          <w:szCs w:val="24"/>
        </w:rPr>
        <w:t xml:space="preserve">MSLT latencies are based on the most current edition of the </w:t>
      </w:r>
      <w:r w:rsidRPr="00C230E3">
        <w:rPr>
          <w:rFonts w:ascii="Times New Roman" w:hAnsi="Times New Roman" w:cs="Times New Roman"/>
          <w:i/>
          <w:iCs/>
          <w:sz w:val="24"/>
          <w:szCs w:val="24"/>
        </w:rPr>
        <w:t>International Classification of Sleep Disorders</w:t>
      </w:r>
      <w:ins w:id="10" w:author="Kristina Paprocki" w:date="2024-11-14T09:00:00Z" w16du:dateUtc="2024-11-14T15:00:00Z">
        <w:r w:rsidR="00946658">
          <w:rPr>
            <w:rFonts w:ascii="Times New Roman" w:hAnsi="Times New Roman" w:cs="Times New Roman"/>
            <w:i/>
            <w:iCs/>
            <w:sz w:val="24"/>
            <w:szCs w:val="24"/>
          </w:rPr>
          <w:t>.</w:t>
        </w:r>
      </w:ins>
    </w:p>
    <w:p w14:paraId="179A25E7" w14:textId="77777777" w:rsidR="0041165A" w:rsidRPr="00C230E3" w:rsidRDefault="0041165A" w:rsidP="0041165A">
      <w:pPr>
        <w:pStyle w:val="Body-BodyCopyNoSpacing"/>
        <w:spacing w:after="0"/>
        <w:rPr>
          <w:rStyle w:val="BoldBlue"/>
          <w:rFonts w:ascii="Times New Roman" w:hAnsi="Times New Roman" w:cs="Times New Roman"/>
          <w:sz w:val="24"/>
          <w:szCs w:val="24"/>
        </w:rPr>
      </w:pPr>
    </w:p>
    <w:p w14:paraId="0FACBAE7" w14:textId="77777777" w:rsidR="0041165A" w:rsidRPr="00C230E3" w:rsidRDefault="0041165A" w:rsidP="0041165A">
      <w:pPr>
        <w:rPr>
          <w:rFonts w:ascii="Times New Roman" w:hAnsi="Times New Roman" w:cs="Times New Roman"/>
          <w:szCs w:val="24"/>
        </w:rPr>
      </w:pPr>
    </w:p>
    <w:p w14:paraId="168FF745" w14:textId="77777777" w:rsidR="00034589" w:rsidRPr="00C230E3" w:rsidRDefault="00034589">
      <w:pPr>
        <w:rPr>
          <w:rFonts w:ascii="Times New Roman" w:hAnsi="Times New Roman" w:cs="Times New Roman"/>
          <w:szCs w:val="24"/>
        </w:rPr>
      </w:pPr>
    </w:p>
    <w:sectPr w:rsidR="00034589" w:rsidRPr="00C230E3" w:rsidSect="0041165A">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47B"/>
    <w:multiLevelType w:val="hybridMultilevel"/>
    <w:tmpl w:val="8E667B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3251A1"/>
    <w:multiLevelType w:val="hybridMultilevel"/>
    <w:tmpl w:val="C474176A"/>
    <w:lvl w:ilvl="0" w:tplc="B8CAD26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00B13"/>
    <w:multiLevelType w:val="singleLevel"/>
    <w:tmpl w:val="FE00FED0"/>
    <w:lvl w:ilvl="0">
      <w:numFmt w:val="bullet"/>
      <w:pStyle w:val="BulletedLists-BulletedListTier2"/>
      <w:lvlText w:val="♦"/>
      <w:lvlJc w:val="left"/>
      <w:pPr>
        <w:ind w:left="900" w:hanging="270"/>
      </w:pPr>
      <w:rPr>
        <w:rFonts w:ascii="Arial" w:hAnsi="Arial" w:cs="Arial"/>
        <w:b w:val="0"/>
        <w:i w:val="0"/>
      </w:rPr>
    </w:lvl>
  </w:abstractNum>
  <w:abstractNum w:abstractNumId="3" w15:restartNumberingAfterBreak="0">
    <w:nsid w:val="32A50E98"/>
    <w:multiLevelType w:val="multilevel"/>
    <w:tmpl w:val="2926DD52"/>
    <w:lvl w:ilvl="0">
      <w:start w:val="1"/>
      <w:numFmt w:val="bullet"/>
      <w:lvlText w:val=""/>
      <w:lvlJc w:val="left"/>
      <w:pPr>
        <w:ind w:left="720" w:hanging="360"/>
      </w:pPr>
      <w:rPr>
        <w:rFonts w:ascii="Symbol" w:hAnsi="Symbol" w:hint="default"/>
        <w:spacing w:val="-5"/>
        <w:w w:val="100"/>
        <w:sz w:val="24"/>
        <w:szCs w:val="24"/>
      </w:rPr>
    </w:lvl>
    <w:lvl w:ilvl="1">
      <w:start w:val="1"/>
      <w:numFmt w:val="decimal"/>
      <w:lvlText w:val="%1.%2"/>
      <w:lvlJc w:val="left"/>
      <w:pPr>
        <w:ind w:left="1260" w:hanging="540"/>
      </w:pPr>
      <w:rPr>
        <w:rFonts w:ascii="Times New Roman" w:eastAsia="Times New Roman" w:hAnsi="Times New Roman" w:cs="Times New Roman" w:hint="default"/>
        <w:spacing w:val="-5"/>
        <w:w w:val="100"/>
        <w:sz w:val="24"/>
        <w:szCs w:val="24"/>
      </w:rPr>
    </w:lvl>
    <w:lvl w:ilvl="2">
      <w:numFmt w:val="bullet"/>
      <w:lvlText w:val="•"/>
      <w:lvlJc w:val="left"/>
      <w:pPr>
        <w:ind w:left="2253" w:hanging="540"/>
      </w:pPr>
      <w:rPr>
        <w:rFonts w:hint="default"/>
      </w:rPr>
    </w:lvl>
    <w:lvl w:ilvl="3">
      <w:numFmt w:val="bullet"/>
      <w:lvlText w:val="•"/>
      <w:lvlJc w:val="left"/>
      <w:pPr>
        <w:ind w:left="3246" w:hanging="540"/>
      </w:pPr>
      <w:rPr>
        <w:rFonts w:hint="default"/>
      </w:rPr>
    </w:lvl>
    <w:lvl w:ilvl="4">
      <w:numFmt w:val="bullet"/>
      <w:lvlText w:val="•"/>
      <w:lvlJc w:val="left"/>
      <w:pPr>
        <w:ind w:left="4240" w:hanging="540"/>
      </w:pPr>
      <w:rPr>
        <w:rFonts w:hint="default"/>
      </w:rPr>
    </w:lvl>
    <w:lvl w:ilvl="5">
      <w:numFmt w:val="bullet"/>
      <w:lvlText w:val="•"/>
      <w:lvlJc w:val="left"/>
      <w:pPr>
        <w:ind w:left="5233" w:hanging="540"/>
      </w:pPr>
      <w:rPr>
        <w:rFonts w:hint="default"/>
      </w:rPr>
    </w:lvl>
    <w:lvl w:ilvl="6">
      <w:numFmt w:val="bullet"/>
      <w:lvlText w:val="•"/>
      <w:lvlJc w:val="left"/>
      <w:pPr>
        <w:ind w:left="6226" w:hanging="540"/>
      </w:pPr>
      <w:rPr>
        <w:rFonts w:hint="default"/>
      </w:rPr>
    </w:lvl>
    <w:lvl w:ilvl="7">
      <w:numFmt w:val="bullet"/>
      <w:lvlText w:val="•"/>
      <w:lvlJc w:val="left"/>
      <w:pPr>
        <w:ind w:left="7220" w:hanging="540"/>
      </w:pPr>
      <w:rPr>
        <w:rFonts w:hint="default"/>
      </w:rPr>
    </w:lvl>
    <w:lvl w:ilvl="8">
      <w:numFmt w:val="bullet"/>
      <w:lvlText w:val="•"/>
      <w:lvlJc w:val="left"/>
      <w:pPr>
        <w:ind w:left="8213" w:hanging="540"/>
      </w:pPr>
      <w:rPr>
        <w:rFonts w:hint="default"/>
      </w:rPr>
    </w:lvl>
  </w:abstractNum>
  <w:abstractNum w:abstractNumId="4" w15:restartNumberingAfterBreak="0">
    <w:nsid w:val="3B4874C2"/>
    <w:multiLevelType w:val="hybridMultilevel"/>
    <w:tmpl w:val="EFB6A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3D3BC2"/>
    <w:multiLevelType w:val="multilevel"/>
    <w:tmpl w:val="2CB6BE78"/>
    <w:lvl w:ilvl="0">
      <w:start w:val="1"/>
      <w:numFmt w:val="decimal"/>
      <w:lvlText w:val="%1."/>
      <w:lvlJc w:val="left"/>
      <w:pPr>
        <w:ind w:left="720" w:hanging="360"/>
      </w:pPr>
      <w:rPr>
        <w:rFonts w:hint="default"/>
        <w:spacing w:val="-5"/>
        <w:w w:val="100"/>
        <w:sz w:val="24"/>
        <w:szCs w:val="24"/>
      </w:rPr>
    </w:lvl>
    <w:lvl w:ilvl="1">
      <w:start w:val="1"/>
      <w:numFmt w:val="decimal"/>
      <w:lvlText w:val="%1.%2"/>
      <w:lvlJc w:val="left"/>
      <w:pPr>
        <w:ind w:left="1260" w:hanging="540"/>
      </w:pPr>
      <w:rPr>
        <w:rFonts w:ascii="Times New Roman" w:eastAsia="Times New Roman" w:hAnsi="Times New Roman" w:cs="Times New Roman" w:hint="default"/>
        <w:spacing w:val="-5"/>
        <w:w w:val="100"/>
        <w:sz w:val="24"/>
        <w:szCs w:val="24"/>
      </w:rPr>
    </w:lvl>
    <w:lvl w:ilvl="2">
      <w:numFmt w:val="bullet"/>
      <w:lvlText w:val="•"/>
      <w:lvlJc w:val="left"/>
      <w:pPr>
        <w:ind w:left="2253" w:hanging="540"/>
      </w:pPr>
      <w:rPr>
        <w:rFonts w:hint="default"/>
      </w:rPr>
    </w:lvl>
    <w:lvl w:ilvl="3">
      <w:numFmt w:val="bullet"/>
      <w:lvlText w:val="•"/>
      <w:lvlJc w:val="left"/>
      <w:pPr>
        <w:ind w:left="3246" w:hanging="540"/>
      </w:pPr>
      <w:rPr>
        <w:rFonts w:hint="default"/>
      </w:rPr>
    </w:lvl>
    <w:lvl w:ilvl="4">
      <w:numFmt w:val="bullet"/>
      <w:lvlText w:val="•"/>
      <w:lvlJc w:val="left"/>
      <w:pPr>
        <w:ind w:left="4240" w:hanging="540"/>
      </w:pPr>
      <w:rPr>
        <w:rFonts w:hint="default"/>
      </w:rPr>
    </w:lvl>
    <w:lvl w:ilvl="5">
      <w:numFmt w:val="bullet"/>
      <w:lvlText w:val="•"/>
      <w:lvlJc w:val="left"/>
      <w:pPr>
        <w:ind w:left="5233" w:hanging="540"/>
      </w:pPr>
      <w:rPr>
        <w:rFonts w:hint="default"/>
      </w:rPr>
    </w:lvl>
    <w:lvl w:ilvl="6">
      <w:numFmt w:val="bullet"/>
      <w:lvlText w:val="•"/>
      <w:lvlJc w:val="left"/>
      <w:pPr>
        <w:ind w:left="6226" w:hanging="540"/>
      </w:pPr>
      <w:rPr>
        <w:rFonts w:hint="default"/>
      </w:rPr>
    </w:lvl>
    <w:lvl w:ilvl="7">
      <w:numFmt w:val="bullet"/>
      <w:lvlText w:val="•"/>
      <w:lvlJc w:val="left"/>
      <w:pPr>
        <w:ind w:left="7220" w:hanging="540"/>
      </w:pPr>
      <w:rPr>
        <w:rFonts w:hint="default"/>
      </w:rPr>
    </w:lvl>
    <w:lvl w:ilvl="8">
      <w:numFmt w:val="bullet"/>
      <w:lvlText w:val="•"/>
      <w:lvlJc w:val="left"/>
      <w:pPr>
        <w:ind w:left="8213" w:hanging="540"/>
      </w:pPr>
      <w:rPr>
        <w:rFonts w:hint="default"/>
      </w:rPr>
    </w:lvl>
  </w:abstractNum>
  <w:abstractNum w:abstractNumId="6" w15:restartNumberingAfterBreak="0">
    <w:nsid w:val="452860AC"/>
    <w:multiLevelType w:val="hybridMultilevel"/>
    <w:tmpl w:val="BAE6C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BE4192"/>
    <w:multiLevelType w:val="hybridMultilevel"/>
    <w:tmpl w:val="2E96B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291D53"/>
    <w:multiLevelType w:val="hybridMultilevel"/>
    <w:tmpl w:val="60FC363E"/>
    <w:lvl w:ilvl="0" w:tplc="FFFFFFFF">
      <w:start w:val="1"/>
      <w:numFmt w:val="decimal"/>
      <w:lvlText w:val="%1."/>
      <w:lvlJc w:val="left"/>
      <w:pPr>
        <w:ind w:left="660" w:hanging="360"/>
      </w:pPr>
      <w:rPr>
        <w:rFonts w:hint="default"/>
      </w:rPr>
    </w:lvl>
    <w:lvl w:ilvl="1" w:tplc="FFFFFFFF" w:tentative="1">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9" w15:restartNumberingAfterBreak="0">
    <w:nsid w:val="57BE4BCA"/>
    <w:multiLevelType w:val="multilevel"/>
    <w:tmpl w:val="7E643030"/>
    <w:lvl w:ilvl="0">
      <w:start w:val="1"/>
      <w:numFmt w:val="decimal"/>
      <w:lvlText w:val="%1."/>
      <w:lvlJc w:val="left"/>
      <w:pPr>
        <w:ind w:left="720" w:hanging="360"/>
      </w:pPr>
      <w:rPr>
        <w:rFonts w:hint="default"/>
        <w:spacing w:val="-5"/>
        <w:w w:val="100"/>
        <w:sz w:val="24"/>
        <w:szCs w:val="24"/>
      </w:rPr>
    </w:lvl>
    <w:lvl w:ilvl="1">
      <w:start w:val="1"/>
      <w:numFmt w:val="decimal"/>
      <w:lvlText w:val="%1.%2"/>
      <w:lvlJc w:val="left"/>
      <w:pPr>
        <w:ind w:left="1260" w:hanging="540"/>
      </w:pPr>
      <w:rPr>
        <w:rFonts w:ascii="Times New Roman" w:eastAsia="Times New Roman" w:hAnsi="Times New Roman" w:cs="Times New Roman" w:hint="default"/>
        <w:spacing w:val="-5"/>
        <w:w w:val="100"/>
        <w:sz w:val="24"/>
        <w:szCs w:val="24"/>
      </w:rPr>
    </w:lvl>
    <w:lvl w:ilvl="2">
      <w:numFmt w:val="bullet"/>
      <w:lvlText w:val="•"/>
      <w:lvlJc w:val="left"/>
      <w:pPr>
        <w:ind w:left="2253" w:hanging="540"/>
      </w:pPr>
      <w:rPr>
        <w:rFonts w:hint="default"/>
      </w:rPr>
    </w:lvl>
    <w:lvl w:ilvl="3">
      <w:numFmt w:val="bullet"/>
      <w:lvlText w:val="•"/>
      <w:lvlJc w:val="left"/>
      <w:pPr>
        <w:ind w:left="3246" w:hanging="540"/>
      </w:pPr>
      <w:rPr>
        <w:rFonts w:hint="default"/>
      </w:rPr>
    </w:lvl>
    <w:lvl w:ilvl="4">
      <w:numFmt w:val="bullet"/>
      <w:lvlText w:val="•"/>
      <w:lvlJc w:val="left"/>
      <w:pPr>
        <w:ind w:left="4240" w:hanging="540"/>
      </w:pPr>
      <w:rPr>
        <w:rFonts w:hint="default"/>
      </w:rPr>
    </w:lvl>
    <w:lvl w:ilvl="5">
      <w:numFmt w:val="bullet"/>
      <w:lvlText w:val="•"/>
      <w:lvlJc w:val="left"/>
      <w:pPr>
        <w:ind w:left="5233" w:hanging="540"/>
      </w:pPr>
      <w:rPr>
        <w:rFonts w:hint="default"/>
      </w:rPr>
    </w:lvl>
    <w:lvl w:ilvl="6">
      <w:numFmt w:val="bullet"/>
      <w:lvlText w:val="•"/>
      <w:lvlJc w:val="left"/>
      <w:pPr>
        <w:ind w:left="6226" w:hanging="540"/>
      </w:pPr>
      <w:rPr>
        <w:rFonts w:hint="default"/>
      </w:rPr>
    </w:lvl>
    <w:lvl w:ilvl="7">
      <w:numFmt w:val="bullet"/>
      <w:lvlText w:val="•"/>
      <w:lvlJc w:val="left"/>
      <w:pPr>
        <w:ind w:left="7220" w:hanging="540"/>
      </w:pPr>
      <w:rPr>
        <w:rFonts w:hint="default"/>
      </w:rPr>
    </w:lvl>
    <w:lvl w:ilvl="8">
      <w:numFmt w:val="bullet"/>
      <w:lvlText w:val="•"/>
      <w:lvlJc w:val="left"/>
      <w:pPr>
        <w:ind w:left="8213" w:hanging="540"/>
      </w:pPr>
      <w:rPr>
        <w:rFonts w:hint="default"/>
      </w:rPr>
    </w:lvl>
  </w:abstractNum>
  <w:abstractNum w:abstractNumId="10" w15:restartNumberingAfterBreak="0">
    <w:nsid w:val="5B453694"/>
    <w:multiLevelType w:val="multilevel"/>
    <w:tmpl w:val="4C141A04"/>
    <w:lvl w:ilvl="0">
      <w:start w:val="1"/>
      <w:numFmt w:val="bullet"/>
      <w:lvlText w:val=""/>
      <w:lvlJc w:val="left"/>
      <w:pPr>
        <w:ind w:left="720" w:hanging="360"/>
      </w:pPr>
      <w:rPr>
        <w:rFonts w:ascii="Symbol" w:hAnsi="Symbol" w:hint="default"/>
      </w:rPr>
    </w:lvl>
    <w:lvl w:ilv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7521487D"/>
    <w:multiLevelType w:val="multilevel"/>
    <w:tmpl w:val="97E0D26A"/>
    <w:lvl w:ilvl="0">
      <w:start w:val="1"/>
      <w:numFmt w:val="bullet"/>
      <w:lvlText w:val=""/>
      <w:lvlJc w:val="left"/>
      <w:pPr>
        <w:ind w:left="720" w:hanging="360"/>
      </w:pPr>
      <w:rPr>
        <w:rFonts w:ascii="Symbol" w:hAnsi="Symbol" w:hint="default"/>
        <w:spacing w:val="-5"/>
        <w:w w:val="100"/>
        <w:sz w:val="24"/>
        <w:szCs w:val="24"/>
      </w:rPr>
    </w:lvl>
    <w:lvl w:ilvl="1">
      <w:start w:val="1"/>
      <w:numFmt w:val="bullet"/>
      <w:lvlText w:val="o"/>
      <w:lvlJc w:val="left"/>
      <w:pPr>
        <w:ind w:left="1080" w:hanging="360"/>
      </w:pPr>
      <w:rPr>
        <w:rFonts w:ascii="Courier New" w:hAnsi="Courier New" w:cs="Courier New" w:hint="default"/>
      </w:rPr>
    </w:lvl>
    <w:lvl w:ilvl="2">
      <w:numFmt w:val="bullet"/>
      <w:lvlText w:val="•"/>
      <w:lvlJc w:val="left"/>
      <w:pPr>
        <w:ind w:left="2253" w:hanging="540"/>
      </w:pPr>
      <w:rPr>
        <w:rFonts w:hint="default"/>
      </w:rPr>
    </w:lvl>
    <w:lvl w:ilvl="3">
      <w:numFmt w:val="bullet"/>
      <w:lvlText w:val="•"/>
      <w:lvlJc w:val="left"/>
      <w:pPr>
        <w:ind w:left="3246" w:hanging="540"/>
      </w:pPr>
      <w:rPr>
        <w:rFonts w:hint="default"/>
      </w:rPr>
    </w:lvl>
    <w:lvl w:ilvl="4">
      <w:numFmt w:val="bullet"/>
      <w:lvlText w:val="•"/>
      <w:lvlJc w:val="left"/>
      <w:pPr>
        <w:ind w:left="4240" w:hanging="540"/>
      </w:pPr>
      <w:rPr>
        <w:rFonts w:hint="default"/>
      </w:rPr>
    </w:lvl>
    <w:lvl w:ilvl="5">
      <w:numFmt w:val="bullet"/>
      <w:lvlText w:val="•"/>
      <w:lvlJc w:val="left"/>
      <w:pPr>
        <w:ind w:left="5233" w:hanging="540"/>
      </w:pPr>
      <w:rPr>
        <w:rFonts w:hint="default"/>
      </w:rPr>
    </w:lvl>
    <w:lvl w:ilvl="6">
      <w:numFmt w:val="bullet"/>
      <w:lvlText w:val="•"/>
      <w:lvlJc w:val="left"/>
      <w:pPr>
        <w:ind w:left="6226" w:hanging="540"/>
      </w:pPr>
      <w:rPr>
        <w:rFonts w:hint="default"/>
      </w:rPr>
    </w:lvl>
    <w:lvl w:ilvl="7">
      <w:numFmt w:val="bullet"/>
      <w:lvlText w:val="•"/>
      <w:lvlJc w:val="left"/>
      <w:pPr>
        <w:ind w:left="7220" w:hanging="540"/>
      </w:pPr>
      <w:rPr>
        <w:rFonts w:hint="default"/>
      </w:rPr>
    </w:lvl>
    <w:lvl w:ilvl="8">
      <w:numFmt w:val="bullet"/>
      <w:lvlText w:val="•"/>
      <w:lvlJc w:val="left"/>
      <w:pPr>
        <w:ind w:left="8213" w:hanging="540"/>
      </w:pPr>
      <w:rPr>
        <w:rFonts w:hint="default"/>
      </w:rPr>
    </w:lvl>
  </w:abstractNum>
  <w:num w:numId="1" w16cid:durableId="74134452">
    <w:abstractNumId w:val="2"/>
  </w:num>
  <w:num w:numId="2" w16cid:durableId="129443594">
    <w:abstractNumId w:val="11"/>
  </w:num>
  <w:num w:numId="3" w16cid:durableId="1544635233">
    <w:abstractNumId w:val="1"/>
  </w:num>
  <w:num w:numId="4" w16cid:durableId="399255855">
    <w:abstractNumId w:val="3"/>
  </w:num>
  <w:num w:numId="5" w16cid:durableId="722758052">
    <w:abstractNumId w:val="0"/>
  </w:num>
  <w:num w:numId="6" w16cid:durableId="607590860">
    <w:abstractNumId w:val="4"/>
  </w:num>
  <w:num w:numId="7" w16cid:durableId="1722439249">
    <w:abstractNumId w:val="6"/>
  </w:num>
  <w:num w:numId="8" w16cid:durableId="104617890">
    <w:abstractNumId w:val="10"/>
  </w:num>
  <w:num w:numId="9" w16cid:durableId="956182397">
    <w:abstractNumId w:val="7"/>
  </w:num>
  <w:num w:numId="10" w16cid:durableId="1033464177">
    <w:abstractNumId w:val="8"/>
  </w:num>
  <w:num w:numId="11" w16cid:durableId="930620439">
    <w:abstractNumId w:val="5"/>
  </w:num>
  <w:num w:numId="12" w16cid:durableId="14634958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5A"/>
    <w:rsid w:val="00034589"/>
    <w:rsid w:val="003F54A1"/>
    <w:rsid w:val="0041165A"/>
    <w:rsid w:val="005446BF"/>
    <w:rsid w:val="00554F67"/>
    <w:rsid w:val="005A31B1"/>
    <w:rsid w:val="005A6FDC"/>
    <w:rsid w:val="005E5365"/>
    <w:rsid w:val="00683761"/>
    <w:rsid w:val="007245CE"/>
    <w:rsid w:val="00763650"/>
    <w:rsid w:val="00811B54"/>
    <w:rsid w:val="008511E4"/>
    <w:rsid w:val="008B5462"/>
    <w:rsid w:val="00946658"/>
    <w:rsid w:val="009B7C9B"/>
    <w:rsid w:val="009F54D0"/>
    <w:rsid w:val="00A33A77"/>
    <w:rsid w:val="00BC003A"/>
    <w:rsid w:val="00C230E3"/>
    <w:rsid w:val="00C44DA2"/>
    <w:rsid w:val="00C47D06"/>
    <w:rsid w:val="00CF0ACA"/>
    <w:rsid w:val="00D409FE"/>
    <w:rsid w:val="00D875E0"/>
    <w:rsid w:val="00DF30BB"/>
    <w:rsid w:val="00E671DD"/>
    <w:rsid w:val="00E7694A"/>
    <w:rsid w:val="00E80AFF"/>
    <w:rsid w:val="00EF702A"/>
    <w:rsid w:val="00F51528"/>
    <w:rsid w:val="00FD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19BD"/>
  <w15:chartTrackingRefBased/>
  <w15:docId w15:val="{3E9BD2EA-DA73-40B4-9EC5-87E087E6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5A"/>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41165A"/>
    <w:pPr>
      <w:spacing w:after="270" w:line="280" w:lineRule="exact"/>
    </w:pPr>
    <w:rPr>
      <w:rFonts w:ascii="Arial" w:eastAsia="Times New Roman" w:hAnsi="Arial" w:cs="Arial"/>
      <w:kern w:val="0"/>
      <w:szCs w:val="20"/>
      <w14:ligatures w14:val="none"/>
    </w:rPr>
  </w:style>
  <w:style w:type="paragraph" w:customStyle="1" w:styleId="BulletedLists-BulletedListTier2">
    <w:name w:val="Bulleted Lists-&gt;Bulleted List Tier 2"/>
    <w:basedOn w:val="Normal"/>
    <w:qFormat/>
    <w:rsid w:val="0041165A"/>
    <w:pPr>
      <w:numPr>
        <w:numId w:val="1"/>
      </w:numPr>
      <w:spacing w:after="90" w:line="280" w:lineRule="exact"/>
    </w:pPr>
    <w:rPr>
      <w:rFonts w:ascii="Arial" w:hAnsi="Arial" w:cs="Arial"/>
      <w:sz w:val="22"/>
    </w:rPr>
  </w:style>
  <w:style w:type="paragraph" w:customStyle="1" w:styleId="Body-BodyCopyNoSpacing">
    <w:name w:val="Body-&gt;Body Copy No Spacing"/>
    <w:basedOn w:val="Body-BodyCopy"/>
    <w:qFormat/>
    <w:rsid w:val="0041165A"/>
    <w:pPr>
      <w:spacing w:after="90"/>
    </w:pPr>
  </w:style>
  <w:style w:type="paragraph" w:customStyle="1" w:styleId="Headings-H4-SampleBodySubhead">
    <w:name w:val="Headings-&gt;H4 - Sample Body Subhead"/>
    <w:basedOn w:val="Normal"/>
    <w:qFormat/>
    <w:rsid w:val="0041165A"/>
    <w:pPr>
      <w:spacing w:before="90" w:after="360" w:line="280" w:lineRule="exact"/>
    </w:pPr>
    <w:rPr>
      <w:rFonts w:ascii="Arial Black" w:hAnsi="Arial Black" w:cs="Arial Black"/>
      <w:caps/>
      <w:color w:val="45CAFB"/>
      <w:sz w:val="22"/>
    </w:rPr>
  </w:style>
  <w:style w:type="paragraph" w:customStyle="1" w:styleId="Body-BodyRuleAbove">
    <w:name w:val="Body-&gt;Body Rule Above"/>
    <w:basedOn w:val="Body-BodyCopy"/>
    <w:qFormat/>
    <w:rsid w:val="0041165A"/>
    <w:pPr>
      <w:pBdr>
        <w:top w:val="single" w:sz="8" w:space="0" w:color="auto"/>
      </w:pBdr>
      <w:spacing w:before="180"/>
    </w:pPr>
  </w:style>
  <w:style w:type="paragraph" w:customStyle="1" w:styleId="Body-BodyRuleBelow">
    <w:name w:val="Body-&gt;Body Rule Below"/>
    <w:basedOn w:val="Body-BodyCopy"/>
    <w:qFormat/>
    <w:rsid w:val="0041165A"/>
    <w:pPr>
      <w:pBdr>
        <w:bottom w:val="single" w:sz="8" w:space="0" w:color="auto"/>
      </w:pBdr>
      <w:spacing w:after="720"/>
    </w:pPr>
  </w:style>
  <w:style w:type="paragraph" w:customStyle="1" w:styleId="Headings-H3-SectionSubhead">
    <w:name w:val="Headings-&gt;H3 - Section Subhead"/>
    <w:qFormat/>
    <w:rsid w:val="0041165A"/>
    <w:pPr>
      <w:spacing w:after="270" w:line="320" w:lineRule="exact"/>
      <w:jc w:val="center"/>
    </w:pPr>
    <w:rPr>
      <w:rFonts w:ascii="Arial" w:eastAsia="Times New Roman" w:hAnsi="Arial" w:cs="Arial"/>
      <w:b/>
      <w:caps/>
      <w:color w:val="FF842D"/>
      <w:kern w:val="0"/>
      <w:sz w:val="28"/>
      <w:szCs w:val="20"/>
      <w14:ligatures w14:val="none"/>
    </w:rPr>
  </w:style>
  <w:style w:type="character" w:customStyle="1" w:styleId="Italic">
    <w:name w:val="Italic"/>
    <w:qFormat/>
    <w:rsid w:val="0041165A"/>
    <w:rPr>
      <w:i/>
    </w:rPr>
  </w:style>
  <w:style w:type="character" w:customStyle="1" w:styleId="BoldBlue">
    <w:name w:val="Bold Blue"/>
    <w:qFormat/>
    <w:rsid w:val="0041165A"/>
    <w:rPr>
      <w:b/>
      <w:color w:val="00667C"/>
    </w:rPr>
  </w:style>
  <w:style w:type="paragraph" w:styleId="ListParagraph">
    <w:name w:val="List Paragraph"/>
    <w:basedOn w:val="Normal"/>
    <w:uiPriority w:val="34"/>
    <w:qFormat/>
    <w:rsid w:val="0041165A"/>
    <w:pPr>
      <w:ind w:left="720"/>
      <w:contextualSpacing/>
    </w:pPr>
  </w:style>
  <w:style w:type="paragraph" w:customStyle="1" w:styleId="Headings-H5SampleExplanationCopy">
    <w:name w:val="Headings-&gt;H5 Sample/Explanation Copy"/>
    <w:basedOn w:val="Normal"/>
    <w:qFormat/>
    <w:rsid w:val="00E80AFF"/>
    <w:pPr>
      <w:spacing w:after="90" w:line="280" w:lineRule="exact"/>
      <w:jc w:val="center"/>
    </w:pPr>
    <w:rPr>
      <w:rFonts w:ascii="Arial" w:hAnsi="Arial" w:cs="Arial"/>
      <w:b/>
      <w:caps/>
      <w:color w:val="00667C"/>
      <w:sz w:val="18"/>
    </w:rPr>
  </w:style>
  <w:style w:type="paragraph" w:styleId="Revision">
    <w:name w:val="Revision"/>
    <w:hidden/>
    <w:uiPriority w:val="99"/>
    <w:semiHidden/>
    <w:rsid w:val="005446BF"/>
    <w:pPr>
      <w:spacing w:after="0" w:line="240" w:lineRule="auto"/>
    </w:pPr>
    <w:rPr>
      <w:rFonts w:ascii="Minion Pro" w:eastAsia="Times New Roman" w:hAnsi="Minion Pro" w:cs="Minion Pro"/>
      <w:kern w:val="0"/>
      <w:sz w:val="24"/>
      <w:szCs w:val="20"/>
      <w14:ligatures w14:val="none"/>
    </w:rPr>
  </w:style>
  <w:style w:type="character" w:styleId="CommentReference">
    <w:name w:val="annotation reference"/>
    <w:basedOn w:val="DefaultParagraphFont"/>
    <w:uiPriority w:val="99"/>
    <w:semiHidden/>
    <w:unhideWhenUsed/>
    <w:rsid w:val="005E5365"/>
    <w:rPr>
      <w:sz w:val="16"/>
      <w:szCs w:val="16"/>
    </w:rPr>
  </w:style>
  <w:style w:type="paragraph" w:styleId="CommentText">
    <w:name w:val="annotation text"/>
    <w:basedOn w:val="Normal"/>
    <w:link w:val="CommentTextChar"/>
    <w:uiPriority w:val="99"/>
    <w:semiHidden/>
    <w:unhideWhenUsed/>
    <w:rsid w:val="005E5365"/>
    <w:pPr>
      <w:spacing w:line="240" w:lineRule="auto"/>
    </w:pPr>
    <w:rPr>
      <w:sz w:val="20"/>
    </w:rPr>
  </w:style>
  <w:style w:type="character" w:customStyle="1" w:styleId="CommentTextChar">
    <w:name w:val="Comment Text Char"/>
    <w:basedOn w:val="DefaultParagraphFont"/>
    <w:link w:val="CommentText"/>
    <w:uiPriority w:val="99"/>
    <w:semiHidden/>
    <w:rsid w:val="005E5365"/>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E5365"/>
    <w:rPr>
      <w:b/>
      <w:bCs/>
    </w:rPr>
  </w:style>
  <w:style w:type="character" w:customStyle="1" w:styleId="CommentSubjectChar">
    <w:name w:val="Comment Subject Char"/>
    <w:basedOn w:val="CommentTextChar"/>
    <w:link w:val="CommentSubject"/>
    <w:uiPriority w:val="99"/>
    <w:semiHidden/>
    <w:rsid w:val="005E5365"/>
    <w:rPr>
      <w:rFonts w:ascii="Minion Pro" w:eastAsia="Times New Roman" w:hAnsi="Minion Pro" w:cs="Minion Pro"/>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D64BF403-6588-4A6B-B735-CA901928F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29B687-9A93-416F-9363-577B330BE737}">
  <ds:schemaRefs>
    <ds:schemaRef ds:uri="http://schemas.microsoft.com/sharepoint/v3/contenttype/forms"/>
  </ds:schemaRefs>
</ds:datastoreItem>
</file>

<file path=customXml/itemProps3.xml><?xml version="1.0" encoding="utf-8"?>
<ds:datastoreItem xmlns:ds="http://schemas.openxmlformats.org/officeDocument/2006/customXml" ds:itemID="{F7E8B71D-5F2F-498E-ACDB-7EBA3B70BFB7}">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22</cp:revision>
  <dcterms:created xsi:type="dcterms:W3CDTF">2024-02-21T23:52:00Z</dcterms:created>
  <dcterms:modified xsi:type="dcterms:W3CDTF">2024-12-20T14:01:00Z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