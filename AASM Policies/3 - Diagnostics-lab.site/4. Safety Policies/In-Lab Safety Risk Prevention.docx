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0E080B" w14:textId="77777777" w:rsidR="00F94484" w:rsidRPr="00851159" w:rsidRDefault="00F94484" w:rsidP="00ED0424">
      <w:pPr>
        <w:pStyle w:val="Headings-H5SampleExplanationCopy"/>
        <w:spacing w:after="240"/>
        <w:rPr>
          <w:rFonts w:ascii="Times New Roman" w:hAnsi="Times New Roman" w:cs="Times New Roman"/>
        </w:rPr>
      </w:pPr>
      <w:r w:rsidRPr="00851159">
        <w:rPr>
          <w:rFonts w:ascii="Times New Roman" w:hAnsi="Times New Roman" w:cs="Times New Roman"/>
        </w:rPr>
        <w:t>SAMPLE POLICY</w:t>
      </w:r>
    </w:p>
    <w:p w14:paraId="19575149" w14:textId="455854F5" w:rsidR="00F94484" w:rsidRPr="00851159" w:rsidRDefault="00876837" w:rsidP="00A06ADA">
      <w:pPr>
        <w:pStyle w:val="Headings-H3-SectionSubhead"/>
        <w:spacing w:after="0"/>
        <w:rPr>
          <w:rFonts w:ascii="Times New Roman" w:hAnsi="Times New Roman" w:cs="Times New Roman"/>
        </w:rPr>
      </w:pPr>
      <w:r w:rsidRPr="00851159">
        <w:rPr>
          <w:rFonts w:ascii="Times New Roman" w:hAnsi="Times New Roman" w:cs="Times New Roman"/>
        </w:rPr>
        <w:t xml:space="preserve">In-Lab </w:t>
      </w:r>
      <w:r w:rsidR="00F94484" w:rsidRPr="00851159">
        <w:rPr>
          <w:rFonts w:ascii="Times New Roman" w:hAnsi="Times New Roman" w:cs="Times New Roman"/>
        </w:rPr>
        <w:t xml:space="preserve">Safety risk </w:t>
      </w:r>
      <w:r w:rsidRPr="00851159">
        <w:rPr>
          <w:rFonts w:ascii="Times New Roman" w:hAnsi="Times New Roman" w:cs="Times New Roman"/>
        </w:rPr>
        <w:t>P</w:t>
      </w:r>
      <w:r w:rsidR="00F94484" w:rsidRPr="00851159">
        <w:rPr>
          <w:rFonts w:ascii="Times New Roman" w:hAnsi="Times New Roman" w:cs="Times New Roman"/>
        </w:rPr>
        <w:t>reventION</w:t>
      </w:r>
    </w:p>
    <w:p w14:paraId="45D61557" w14:textId="77777777" w:rsidR="00F94484" w:rsidRPr="00851159" w:rsidRDefault="00F94484" w:rsidP="00F94484">
      <w:pPr>
        <w:pStyle w:val="Body-BodyRuleAbove"/>
        <w:rPr>
          <w:rFonts w:ascii="Times New Roman" w:hAnsi="Times New Roman" w:cs="Times New Roman"/>
          <w:sz w:val="24"/>
          <w:szCs w:val="24"/>
        </w:rPr>
      </w:pPr>
      <w:r w:rsidRPr="00851159">
        <w:rPr>
          <w:rStyle w:val="BoldBlue"/>
          <w:rFonts w:ascii="Times New Roman" w:hAnsi="Times New Roman" w:cs="Times New Roman"/>
          <w:sz w:val="24"/>
          <w:szCs w:val="24"/>
        </w:rPr>
        <w:t xml:space="preserve">Effective Date: </w:t>
      </w:r>
      <w:r w:rsidRPr="00851159">
        <w:rPr>
          <w:rFonts w:ascii="Times New Roman" w:hAnsi="Times New Roman" w:cs="Times New Roman"/>
          <w:sz w:val="24"/>
          <w:szCs w:val="24"/>
        </w:rPr>
        <w:t>00/00/0000 (month/day/year)</w:t>
      </w:r>
    </w:p>
    <w:p w14:paraId="40FD90CF" w14:textId="77777777" w:rsidR="00F94484" w:rsidRPr="00851159" w:rsidRDefault="00F94484" w:rsidP="00F94484">
      <w:pPr>
        <w:pStyle w:val="Body-BodyCopy"/>
        <w:rPr>
          <w:rFonts w:ascii="Times New Roman" w:hAnsi="Times New Roman" w:cs="Times New Roman"/>
          <w:sz w:val="24"/>
          <w:szCs w:val="24"/>
        </w:rPr>
      </w:pPr>
      <w:r w:rsidRPr="00851159">
        <w:rPr>
          <w:rStyle w:val="BoldBlue"/>
          <w:rFonts w:ascii="Times New Roman" w:hAnsi="Times New Roman" w:cs="Times New Roman"/>
          <w:sz w:val="24"/>
          <w:szCs w:val="24"/>
        </w:rPr>
        <w:t>Revision Date:</w:t>
      </w:r>
    </w:p>
    <w:p w14:paraId="5AA925BF" w14:textId="512F70DA" w:rsidR="00F94484" w:rsidRPr="00851159" w:rsidRDefault="00F94484" w:rsidP="00F94484">
      <w:pPr>
        <w:pStyle w:val="Body-BodyRuleBelow"/>
        <w:rPr>
          <w:rFonts w:ascii="Times New Roman" w:hAnsi="Times New Roman" w:cs="Times New Roman"/>
          <w:i/>
          <w:sz w:val="24"/>
          <w:szCs w:val="24"/>
        </w:rPr>
      </w:pPr>
      <w:r w:rsidRPr="00851159">
        <w:rPr>
          <w:rStyle w:val="BoldBlue"/>
          <w:rFonts w:ascii="Times New Roman" w:hAnsi="Times New Roman" w:cs="Times New Roman"/>
          <w:sz w:val="24"/>
          <w:szCs w:val="24"/>
        </w:rPr>
        <w:t xml:space="preserve">Approval Signature: </w:t>
      </w:r>
      <w:r w:rsidRPr="00851159">
        <w:rPr>
          <w:rStyle w:val="Italic"/>
          <w:rFonts w:ascii="Times New Roman" w:hAnsi="Times New Roman" w:cs="Times New Roman"/>
          <w:sz w:val="24"/>
          <w:szCs w:val="24"/>
        </w:rPr>
        <w:t>To be signed by the</w:t>
      </w:r>
      <w:r w:rsidR="00ED0424" w:rsidRPr="00851159">
        <w:rPr>
          <w:rStyle w:val="Italic"/>
          <w:rFonts w:ascii="Times New Roman" w:hAnsi="Times New Roman" w:cs="Times New Roman"/>
          <w:sz w:val="24"/>
          <w:szCs w:val="24"/>
        </w:rPr>
        <w:t xml:space="preserve"> site</w:t>
      </w:r>
      <w:r w:rsidRPr="00851159">
        <w:rPr>
          <w:rStyle w:val="Italic"/>
          <w:rFonts w:ascii="Times New Roman" w:hAnsi="Times New Roman" w:cs="Times New Roman"/>
          <w:sz w:val="24"/>
          <w:szCs w:val="24"/>
        </w:rPr>
        <w:t xml:space="preserve"> director</w:t>
      </w:r>
    </w:p>
    <w:p w14:paraId="3D7F3A36" w14:textId="77777777" w:rsidR="000319E5" w:rsidRPr="00851159" w:rsidRDefault="00F94484" w:rsidP="000319E5">
      <w:pPr>
        <w:pStyle w:val="Headings-H4-SampleBodySubhead"/>
        <w:spacing w:before="0"/>
        <w:rPr>
          <w:rFonts w:ascii="Times New Roman" w:hAnsi="Times New Roman" w:cs="Times New Roman"/>
          <w:b/>
          <w:bCs/>
          <w:sz w:val="24"/>
          <w:szCs w:val="24"/>
        </w:rPr>
      </w:pPr>
      <w:r w:rsidRPr="00851159">
        <w:rPr>
          <w:rFonts w:ascii="Times New Roman" w:hAnsi="Times New Roman" w:cs="Times New Roman"/>
          <w:b/>
          <w:bCs/>
          <w:sz w:val="24"/>
          <w:szCs w:val="24"/>
        </w:rPr>
        <w:t xml:space="preserve">PURPOSE </w:t>
      </w:r>
    </w:p>
    <w:p w14:paraId="4AB0DC99" w14:textId="497E5D1A" w:rsidR="000319E5" w:rsidRPr="00851159" w:rsidRDefault="000319E5" w:rsidP="000319E5">
      <w:pPr>
        <w:pStyle w:val="Body-BodyCopy"/>
        <w:rPr>
          <w:rFonts w:ascii="Times New Roman" w:hAnsi="Times New Roman" w:cs="Times New Roman"/>
          <w:sz w:val="24"/>
          <w:szCs w:val="24"/>
          <w:shd w:val="clear" w:color="auto" w:fill="FFFFFF"/>
        </w:rPr>
      </w:pPr>
      <w:r w:rsidRPr="00851159">
        <w:rPr>
          <w:rFonts w:ascii="Times New Roman" w:hAnsi="Times New Roman" w:cs="Times New Roman"/>
          <w:sz w:val="24"/>
          <w:szCs w:val="24"/>
          <w:shd w:val="clear" w:color="auto" w:fill="FFFFFF"/>
        </w:rPr>
        <w:t>To establish guidelines and procedures aimed at reducing the risks of assault and inappropriate behavior within the sleep lab environment. It is imperative to ensure the safety and well-being of both patients and staff members throughout their time in the sleep lab</w:t>
      </w:r>
      <w:ins w:id="0" w:author="Kristina Paprocki" w:date="2024-12-05T15:54:00Z" w16du:dateUtc="2024-12-05T21:54:00Z">
        <w:r w:rsidR="00C253BE">
          <w:rPr>
            <w:rFonts w:ascii="Times New Roman" w:hAnsi="Times New Roman" w:cs="Times New Roman"/>
            <w:sz w:val="24"/>
            <w:szCs w:val="24"/>
            <w:shd w:val="clear" w:color="auto" w:fill="FFFFFF"/>
          </w:rPr>
          <w:t>.</w:t>
        </w:r>
      </w:ins>
      <w:r w:rsidRPr="00851159">
        <w:rPr>
          <w:rFonts w:ascii="Times New Roman" w:hAnsi="Times New Roman" w:cs="Times New Roman"/>
          <w:sz w:val="24"/>
          <w:szCs w:val="24"/>
          <w:shd w:val="clear" w:color="auto" w:fill="FFFFFF"/>
        </w:rPr>
        <w:t xml:space="preserve">  </w:t>
      </w:r>
    </w:p>
    <w:p w14:paraId="67CF7DF3" w14:textId="42F5DC04" w:rsidR="000319E5" w:rsidRPr="00851159" w:rsidRDefault="00F94484" w:rsidP="00F94484">
      <w:pPr>
        <w:pStyle w:val="Headings-H4-SampleBodySubhead"/>
        <w:spacing w:before="0"/>
        <w:rPr>
          <w:rFonts w:ascii="Times New Roman" w:hAnsi="Times New Roman" w:cs="Times New Roman"/>
          <w:b/>
          <w:bCs/>
          <w:sz w:val="24"/>
          <w:szCs w:val="24"/>
        </w:rPr>
      </w:pPr>
      <w:r w:rsidRPr="00851159">
        <w:rPr>
          <w:rFonts w:ascii="Times New Roman" w:hAnsi="Times New Roman" w:cs="Times New Roman"/>
          <w:b/>
          <w:bCs/>
          <w:sz w:val="24"/>
          <w:szCs w:val="24"/>
        </w:rPr>
        <w:t>p</w:t>
      </w:r>
      <w:r w:rsidR="000319E5" w:rsidRPr="00851159">
        <w:rPr>
          <w:rFonts w:ascii="Times New Roman" w:hAnsi="Times New Roman" w:cs="Times New Roman"/>
          <w:b/>
          <w:bCs/>
          <w:sz w:val="24"/>
          <w:szCs w:val="24"/>
        </w:rPr>
        <w:t>olicy</w:t>
      </w:r>
    </w:p>
    <w:p w14:paraId="43759868" w14:textId="68B616AE" w:rsidR="000319E5" w:rsidRPr="00851159" w:rsidRDefault="001832C7" w:rsidP="000319E5">
      <w:pPr>
        <w:pStyle w:val="Body-BodyCopy"/>
        <w:rPr>
          <w:rFonts w:ascii="Times New Roman" w:hAnsi="Times New Roman" w:cs="Times New Roman"/>
          <w:sz w:val="24"/>
          <w:szCs w:val="24"/>
        </w:rPr>
      </w:pPr>
      <w:r w:rsidRPr="00851159">
        <w:rPr>
          <w:rFonts w:ascii="Times New Roman" w:hAnsi="Times New Roman" w:cs="Times New Roman"/>
          <w:sz w:val="24"/>
          <w:szCs w:val="24"/>
        </w:rPr>
        <w:t>As patients as staff are vulnerable while in the sleep testing environment; t</w:t>
      </w:r>
      <w:r w:rsidR="000319E5" w:rsidRPr="00851159">
        <w:rPr>
          <w:rFonts w:ascii="Times New Roman" w:hAnsi="Times New Roman" w:cs="Times New Roman"/>
          <w:sz w:val="24"/>
          <w:szCs w:val="24"/>
        </w:rPr>
        <w:t xml:space="preserve">he use of continuous video monitoring or the use of two staff members on site at all times during the entire sleep encounter will be effective in reducing instances of assault or inappropriate behavior. </w:t>
      </w:r>
      <w:r w:rsidR="00A43CD1" w:rsidRPr="00851159">
        <w:rPr>
          <w:rFonts w:ascii="Times New Roman" w:hAnsi="Times New Roman" w:cs="Times New Roman"/>
          <w:sz w:val="24"/>
          <w:szCs w:val="24"/>
        </w:rPr>
        <w:t xml:space="preserve"> </w:t>
      </w:r>
    </w:p>
    <w:p w14:paraId="56B86A1B" w14:textId="6369571D" w:rsidR="00F94484" w:rsidRPr="00851159" w:rsidRDefault="000319E5" w:rsidP="00F94484">
      <w:pPr>
        <w:pStyle w:val="Headings-H4-SampleBodySubhead"/>
        <w:spacing w:before="0"/>
        <w:rPr>
          <w:rFonts w:ascii="Times New Roman" w:hAnsi="Times New Roman" w:cs="Times New Roman"/>
          <w:b/>
          <w:bCs/>
          <w:sz w:val="24"/>
          <w:szCs w:val="24"/>
        </w:rPr>
      </w:pPr>
      <w:r w:rsidRPr="00851159">
        <w:rPr>
          <w:rFonts w:ascii="Times New Roman" w:hAnsi="Times New Roman" w:cs="Times New Roman"/>
          <w:b/>
          <w:bCs/>
          <w:sz w:val="24"/>
          <w:szCs w:val="24"/>
        </w:rPr>
        <w:t>p</w:t>
      </w:r>
      <w:r w:rsidR="00F94484" w:rsidRPr="00851159">
        <w:rPr>
          <w:rFonts w:ascii="Times New Roman" w:hAnsi="Times New Roman" w:cs="Times New Roman"/>
          <w:b/>
          <w:bCs/>
          <w:sz w:val="24"/>
          <w:szCs w:val="24"/>
        </w:rPr>
        <w:t>rocedure</w:t>
      </w:r>
    </w:p>
    <w:p w14:paraId="7D70AA62" w14:textId="77777777" w:rsidR="000319E5" w:rsidRPr="00851159" w:rsidRDefault="000319E5" w:rsidP="00D05DC8">
      <w:pPr>
        <w:pStyle w:val="Body-BodyCopy"/>
        <w:numPr>
          <w:ilvl w:val="0"/>
          <w:numId w:val="4"/>
        </w:numPr>
        <w:spacing w:after="90"/>
        <w:rPr>
          <w:rFonts w:ascii="Times New Roman" w:hAnsi="Times New Roman" w:cs="Times New Roman"/>
          <w:sz w:val="24"/>
          <w:szCs w:val="24"/>
        </w:rPr>
      </w:pPr>
      <w:r w:rsidRPr="00851159">
        <w:rPr>
          <w:rFonts w:ascii="Times New Roman" w:hAnsi="Times New Roman" w:cs="Times New Roman"/>
          <w:sz w:val="24"/>
          <w:szCs w:val="24"/>
          <w:shd w:val="clear" w:color="auto" w:fill="FFFFFF"/>
        </w:rPr>
        <w:t xml:space="preserve">Continuous video monitoring will be implemented in all areas of the sleep lab facility, including waiting areas, patient rooms, and monitoring stations. </w:t>
      </w:r>
    </w:p>
    <w:p w14:paraId="1222A1F8" w14:textId="40C5E943" w:rsidR="00A43CD1" w:rsidRPr="00851159" w:rsidRDefault="00A43CD1" w:rsidP="00D05DC8">
      <w:pPr>
        <w:pStyle w:val="Body-BodyCopy"/>
        <w:numPr>
          <w:ilvl w:val="0"/>
          <w:numId w:val="4"/>
        </w:numPr>
        <w:spacing w:after="90"/>
        <w:rPr>
          <w:rFonts w:ascii="Times New Roman" w:hAnsi="Times New Roman" w:cs="Times New Roman"/>
          <w:sz w:val="24"/>
          <w:szCs w:val="24"/>
        </w:rPr>
      </w:pPr>
      <w:r w:rsidRPr="00851159">
        <w:rPr>
          <w:rFonts w:ascii="Times New Roman" w:hAnsi="Times New Roman" w:cs="Times New Roman"/>
          <w:sz w:val="24"/>
          <w:szCs w:val="24"/>
          <w:shd w:val="clear" w:color="auto" w:fill="FFFFFF"/>
        </w:rPr>
        <w:t xml:space="preserve">Upon arrival at the sleep lab, patients will be informed of the use of video monitoring and asked to sign a consent form as part of the admission process. </w:t>
      </w:r>
    </w:p>
    <w:p w14:paraId="0B17AD5B" w14:textId="3B6F5BF0" w:rsidR="00995358" w:rsidRPr="00851159" w:rsidRDefault="00995358" w:rsidP="00D05DC8">
      <w:pPr>
        <w:pStyle w:val="Body-BodyCopy"/>
        <w:numPr>
          <w:ilvl w:val="0"/>
          <w:numId w:val="4"/>
        </w:numPr>
        <w:spacing w:after="90"/>
        <w:rPr>
          <w:rFonts w:ascii="Times New Roman" w:hAnsi="Times New Roman" w:cs="Times New Roman"/>
          <w:sz w:val="24"/>
          <w:szCs w:val="24"/>
        </w:rPr>
      </w:pPr>
      <w:r w:rsidRPr="00851159">
        <w:rPr>
          <w:rFonts w:ascii="Times New Roman" w:hAnsi="Times New Roman" w:cs="Times New Roman"/>
          <w:sz w:val="24"/>
          <w:szCs w:val="24"/>
          <w:shd w:val="clear" w:color="auto" w:fill="FFFFFF"/>
        </w:rPr>
        <w:t>Patients will be assured that video monitoring is conducted solely for safety and security purposes and that their privacy will be respected (</w:t>
      </w:r>
      <w:r w:rsidR="00EB4C2C">
        <w:rPr>
          <w:rFonts w:ascii="Times New Roman" w:hAnsi="Times New Roman" w:cs="Times New Roman"/>
          <w:sz w:val="24"/>
          <w:szCs w:val="24"/>
          <w:shd w:val="clear" w:color="auto" w:fill="FFFFFF"/>
        </w:rPr>
        <w:t>V</w:t>
      </w:r>
      <w:r w:rsidRPr="00851159">
        <w:rPr>
          <w:rFonts w:ascii="Times New Roman" w:hAnsi="Times New Roman" w:cs="Times New Roman"/>
          <w:sz w:val="24"/>
          <w:szCs w:val="24"/>
          <w:shd w:val="clear" w:color="auto" w:fill="FFFFFF"/>
        </w:rPr>
        <w:t>ideo will not be used while the patient gets dressed in the bathroom).</w:t>
      </w:r>
    </w:p>
    <w:p w14:paraId="24A31E0B" w14:textId="7D3CE2F1" w:rsidR="00A43CD1" w:rsidRPr="00851159" w:rsidRDefault="00A43CD1" w:rsidP="00D05DC8">
      <w:pPr>
        <w:pStyle w:val="Body-BodyCopy"/>
        <w:numPr>
          <w:ilvl w:val="0"/>
          <w:numId w:val="4"/>
        </w:numPr>
        <w:spacing w:after="90"/>
        <w:rPr>
          <w:rFonts w:ascii="Times New Roman" w:hAnsi="Times New Roman" w:cs="Times New Roman"/>
          <w:sz w:val="24"/>
          <w:szCs w:val="24"/>
        </w:rPr>
      </w:pPr>
      <w:r w:rsidRPr="00851159">
        <w:rPr>
          <w:rFonts w:ascii="Times New Roman" w:hAnsi="Times New Roman" w:cs="Times New Roman"/>
          <w:sz w:val="24"/>
          <w:szCs w:val="24"/>
          <w:shd w:val="clear" w:color="auto" w:fill="FFFFFF"/>
        </w:rPr>
        <w:t xml:space="preserve">Video recording will begin upon </w:t>
      </w:r>
      <w:r w:rsidR="005F40F2">
        <w:rPr>
          <w:rFonts w:ascii="Times New Roman" w:hAnsi="Times New Roman" w:cs="Times New Roman"/>
          <w:sz w:val="24"/>
          <w:szCs w:val="24"/>
          <w:shd w:val="clear" w:color="auto" w:fill="FFFFFF"/>
        </w:rPr>
        <w:t>entering</w:t>
      </w:r>
      <w:r w:rsidRPr="00851159">
        <w:rPr>
          <w:rFonts w:ascii="Times New Roman" w:hAnsi="Times New Roman" w:cs="Times New Roman"/>
          <w:sz w:val="24"/>
          <w:szCs w:val="24"/>
          <w:shd w:val="clear" w:color="auto" w:fill="FFFFFF"/>
        </w:rPr>
        <w:t xml:space="preserve"> the patient room, and continue through </w:t>
      </w:r>
      <w:r w:rsidR="00004198" w:rsidRPr="00D2385C">
        <w:rPr>
          <w:rFonts w:ascii="Times New Roman" w:hAnsi="Times New Roman" w:cs="Times New Roman"/>
          <w:sz w:val="24"/>
          <w:szCs w:val="24"/>
          <w:shd w:val="clear" w:color="auto" w:fill="FFFFFF"/>
        </w:rPr>
        <w:t xml:space="preserve">hookup </w:t>
      </w:r>
      <w:r w:rsidRPr="00851159">
        <w:rPr>
          <w:rFonts w:ascii="Times New Roman" w:hAnsi="Times New Roman" w:cs="Times New Roman"/>
          <w:sz w:val="24"/>
          <w:szCs w:val="24"/>
          <w:shd w:val="clear" w:color="auto" w:fill="FFFFFF"/>
        </w:rPr>
        <w:t xml:space="preserve">and removal of sensors, until discharge. </w:t>
      </w:r>
    </w:p>
    <w:p w14:paraId="5F67DA2A" w14:textId="6B2C3964" w:rsidR="00995358" w:rsidRPr="00851159" w:rsidRDefault="00F94484" w:rsidP="00D05DC8">
      <w:pPr>
        <w:pStyle w:val="Body-BodyCopy"/>
        <w:numPr>
          <w:ilvl w:val="0"/>
          <w:numId w:val="4"/>
        </w:numPr>
        <w:spacing w:after="90"/>
        <w:rPr>
          <w:rFonts w:ascii="Times New Roman" w:hAnsi="Times New Roman" w:cs="Times New Roman"/>
          <w:sz w:val="24"/>
          <w:szCs w:val="24"/>
        </w:rPr>
      </w:pPr>
      <w:r w:rsidRPr="00851159">
        <w:rPr>
          <w:rFonts w:ascii="Times New Roman" w:hAnsi="Times New Roman" w:cs="Times New Roman"/>
          <w:sz w:val="24"/>
          <w:szCs w:val="24"/>
        </w:rPr>
        <w:t xml:space="preserve">If there is a situation </w:t>
      </w:r>
      <w:r w:rsidR="00EB3E85" w:rsidRPr="00851159">
        <w:rPr>
          <w:rFonts w:ascii="Times New Roman" w:hAnsi="Times New Roman" w:cs="Times New Roman"/>
          <w:sz w:val="24"/>
          <w:szCs w:val="24"/>
        </w:rPr>
        <w:t>in</w:t>
      </w:r>
      <w:r w:rsidRPr="00851159">
        <w:rPr>
          <w:rFonts w:ascii="Times New Roman" w:hAnsi="Times New Roman" w:cs="Times New Roman"/>
          <w:sz w:val="24"/>
          <w:szCs w:val="24"/>
        </w:rPr>
        <w:t xml:space="preserve"> which the patient makes the sleep staff uncomfortable, report the </w:t>
      </w:r>
    </w:p>
    <w:p w14:paraId="421F19F7" w14:textId="5375020F" w:rsidR="00034589" w:rsidRPr="00851159" w:rsidRDefault="00F94484" w:rsidP="00384ADA">
      <w:pPr>
        <w:pStyle w:val="Body-BodyCopy"/>
        <w:spacing w:after="90"/>
        <w:ind w:left="720"/>
        <w:rPr>
          <w:rFonts w:ascii="Times New Roman" w:hAnsi="Times New Roman" w:cs="Times New Roman"/>
          <w:sz w:val="24"/>
          <w:szCs w:val="24"/>
        </w:rPr>
      </w:pPr>
      <w:r w:rsidRPr="00851159">
        <w:rPr>
          <w:rFonts w:ascii="Times New Roman" w:hAnsi="Times New Roman" w:cs="Times New Roman"/>
          <w:sz w:val="24"/>
          <w:szCs w:val="24"/>
        </w:rPr>
        <w:t xml:space="preserve">behaviors to the facility director or manager immediately. </w:t>
      </w:r>
    </w:p>
    <w:sectPr w:rsidR="00034589" w:rsidRPr="00851159" w:rsidSect="0022593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nion Pro">
    <w:altName w:val="Cambria"/>
    <w:charset w:val="00"/>
    <w:family w:val="roman"/>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CF1FA0"/>
    <w:multiLevelType w:val="multilevel"/>
    <w:tmpl w:val="8376A94A"/>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start w:val="1"/>
      <w:numFmt w:val="bullet"/>
      <w:lvlText w:val=""/>
      <w:lvlJc w:val="left"/>
      <w:pPr>
        <w:ind w:left="360" w:hanging="360"/>
      </w:pPr>
      <w:rPr>
        <w:rFonts w:ascii="Symbol" w:hAnsi="Symbol" w:hint="default"/>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F857590"/>
    <w:multiLevelType w:val="hybridMultilevel"/>
    <w:tmpl w:val="DE200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E543A8"/>
    <w:multiLevelType w:val="hybridMultilevel"/>
    <w:tmpl w:val="90744B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E4335A7"/>
    <w:multiLevelType w:val="multilevel"/>
    <w:tmpl w:val="1C5A0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9399805">
    <w:abstractNumId w:val="0"/>
  </w:num>
  <w:num w:numId="2" w16cid:durableId="486937710">
    <w:abstractNumId w:val="2"/>
  </w:num>
  <w:num w:numId="3" w16cid:durableId="1041517811">
    <w:abstractNumId w:val="3"/>
  </w:num>
  <w:num w:numId="4" w16cid:durableId="14524388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istina Paprocki">
    <w15:presenceInfo w15:providerId="AD" w15:userId="S::kpaprocki@aasm.org::c6ffc4c9-b2ee-49cf-b61f-7ea41e82a9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484"/>
    <w:rsid w:val="00004198"/>
    <w:rsid w:val="000319E5"/>
    <w:rsid w:val="00034589"/>
    <w:rsid w:val="001832C7"/>
    <w:rsid w:val="00225932"/>
    <w:rsid w:val="0029288A"/>
    <w:rsid w:val="00384ADA"/>
    <w:rsid w:val="00512902"/>
    <w:rsid w:val="005F0177"/>
    <w:rsid w:val="005F40F2"/>
    <w:rsid w:val="007B110A"/>
    <w:rsid w:val="007E3D5C"/>
    <w:rsid w:val="00851159"/>
    <w:rsid w:val="00876837"/>
    <w:rsid w:val="0092596B"/>
    <w:rsid w:val="00995358"/>
    <w:rsid w:val="009B3A46"/>
    <w:rsid w:val="009E4A55"/>
    <w:rsid w:val="009E642F"/>
    <w:rsid w:val="00A06ADA"/>
    <w:rsid w:val="00A43CD1"/>
    <w:rsid w:val="00B41EEC"/>
    <w:rsid w:val="00C00205"/>
    <w:rsid w:val="00C253BE"/>
    <w:rsid w:val="00C641C1"/>
    <w:rsid w:val="00D05DC8"/>
    <w:rsid w:val="00EB3E85"/>
    <w:rsid w:val="00EB4C2C"/>
    <w:rsid w:val="00ED0424"/>
    <w:rsid w:val="00EF702A"/>
    <w:rsid w:val="00F94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606E4"/>
  <w15:chartTrackingRefBased/>
  <w15:docId w15:val="{75712524-810C-4E33-A24B-8DB386BB1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484"/>
    <w:pPr>
      <w:spacing w:after="0" w:line="288" w:lineRule="auto"/>
    </w:pPr>
    <w:rPr>
      <w:rFonts w:ascii="Minion Pro" w:eastAsia="Times New Roman" w:hAnsi="Minion Pro" w:cs="Minion Pro"/>
      <w:kern w:val="0"/>
      <w:sz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rsid w:val="00F94484"/>
    <w:pPr>
      <w:spacing w:after="270" w:line="280" w:lineRule="exact"/>
    </w:pPr>
    <w:rPr>
      <w:rFonts w:ascii="Arial" w:eastAsia="Times New Roman" w:hAnsi="Arial" w:cs="Arial"/>
      <w:kern w:val="0"/>
      <w:szCs w:val="20"/>
      <w14:ligatures w14:val="none"/>
    </w:rPr>
  </w:style>
  <w:style w:type="paragraph" w:customStyle="1" w:styleId="Body-BodyRuleAbove">
    <w:name w:val="Body-&gt;Body Rule Above"/>
    <w:basedOn w:val="Body-BodyCopy"/>
    <w:qFormat/>
    <w:rsid w:val="00F94484"/>
    <w:pPr>
      <w:pBdr>
        <w:top w:val="single" w:sz="8" w:space="0" w:color="auto"/>
      </w:pBdr>
      <w:spacing w:before="180"/>
    </w:pPr>
  </w:style>
  <w:style w:type="paragraph" w:customStyle="1" w:styleId="Body-BodyRuleBelow">
    <w:name w:val="Body-&gt;Body Rule Below"/>
    <w:basedOn w:val="Body-BodyCopy"/>
    <w:qFormat/>
    <w:rsid w:val="00F94484"/>
    <w:pPr>
      <w:pBdr>
        <w:bottom w:val="single" w:sz="8" w:space="0" w:color="auto"/>
      </w:pBdr>
      <w:spacing w:after="720"/>
    </w:pPr>
  </w:style>
  <w:style w:type="paragraph" w:customStyle="1" w:styleId="Headings-H4-SampleBodySubhead">
    <w:name w:val="Headings-&gt;H4 - Sample Body Subhead"/>
    <w:basedOn w:val="Normal"/>
    <w:qFormat/>
    <w:rsid w:val="00F94484"/>
    <w:pPr>
      <w:spacing w:before="90" w:after="360" w:line="280" w:lineRule="exact"/>
    </w:pPr>
    <w:rPr>
      <w:rFonts w:ascii="Arial Black" w:hAnsi="Arial Black" w:cs="Arial Black"/>
      <w:caps/>
      <w:color w:val="45CAFB"/>
      <w:sz w:val="22"/>
    </w:rPr>
  </w:style>
  <w:style w:type="paragraph" w:customStyle="1" w:styleId="Headings-H5SampleExplanationCopy">
    <w:name w:val="Headings-&gt;H5 Sample/Explanation Copy"/>
    <w:basedOn w:val="Body-BodyCopy"/>
    <w:qFormat/>
    <w:rsid w:val="00F94484"/>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rsid w:val="00F94484"/>
    <w:pPr>
      <w:tabs>
        <w:tab w:val="left" w:pos="0"/>
        <w:tab w:val="left" w:pos="540"/>
      </w:tabs>
      <w:spacing w:after="90"/>
      <w:ind w:left="540" w:hanging="540"/>
    </w:pPr>
  </w:style>
  <w:style w:type="paragraph" w:customStyle="1" w:styleId="Headings-H3-SectionSubhead">
    <w:name w:val="Headings-&gt;H3 - Section Subhead"/>
    <w:qFormat/>
    <w:rsid w:val="00F94484"/>
    <w:pPr>
      <w:spacing w:after="270" w:line="320" w:lineRule="exact"/>
      <w:jc w:val="center"/>
    </w:pPr>
    <w:rPr>
      <w:rFonts w:ascii="Arial" w:eastAsia="Times New Roman" w:hAnsi="Arial" w:cs="Arial"/>
      <w:b/>
      <w:caps/>
      <w:color w:val="FF842D"/>
      <w:kern w:val="0"/>
      <w:sz w:val="28"/>
      <w:szCs w:val="20"/>
      <w14:ligatures w14:val="none"/>
    </w:rPr>
  </w:style>
  <w:style w:type="character" w:customStyle="1" w:styleId="BoldBlue">
    <w:name w:val="Bold Blue"/>
    <w:qFormat/>
    <w:rsid w:val="00F94484"/>
    <w:rPr>
      <w:b/>
      <w:color w:val="00667C"/>
    </w:rPr>
  </w:style>
  <w:style w:type="character" w:customStyle="1" w:styleId="Italic">
    <w:name w:val="Italic"/>
    <w:qFormat/>
    <w:rsid w:val="00F94484"/>
    <w:rPr>
      <w:i/>
    </w:rPr>
  </w:style>
  <w:style w:type="paragraph" w:styleId="NormalWeb">
    <w:name w:val="Normal (Web)"/>
    <w:basedOn w:val="Normal"/>
    <w:uiPriority w:val="99"/>
    <w:semiHidden/>
    <w:unhideWhenUsed/>
    <w:rsid w:val="000319E5"/>
    <w:pPr>
      <w:spacing w:before="100" w:beforeAutospacing="1" w:after="100" w:afterAutospacing="1" w:line="240" w:lineRule="auto"/>
    </w:pPr>
    <w:rPr>
      <w:rFonts w:ascii="Times New Roman" w:hAnsi="Times New Roman" w:cs="Times New Roman"/>
      <w:szCs w:val="24"/>
    </w:rPr>
  </w:style>
  <w:style w:type="paragraph" w:styleId="ListParagraph">
    <w:name w:val="List Paragraph"/>
    <w:basedOn w:val="Normal"/>
    <w:uiPriority w:val="34"/>
    <w:qFormat/>
    <w:rsid w:val="00995358"/>
    <w:pPr>
      <w:ind w:left="720"/>
      <w:contextualSpacing/>
    </w:pPr>
  </w:style>
  <w:style w:type="character" w:styleId="CommentReference">
    <w:name w:val="annotation reference"/>
    <w:basedOn w:val="DefaultParagraphFont"/>
    <w:uiPriority w:val="99"/>
    <w:semiHidden/>
    <w:unhideWhenUsed/>
    <w:rsid w:val="007B110A"/>
    <w:rPr>
      <w:sz w:val="16"/>
      <w:szCs w:val="16"/>
    </w:rPr>
  </w:style>
  <w:style w:type="paragraph" w:styleId="CommentText">
    <w:name w:val="annotation text"/>
    <w:basedOn w:val="Normal"/>
    <w:link w:val="CommentTextChar"/>
    <w:uiPriority w:val="99"/>
    <w:unhideWhenUsed/>
    <w:rsid w:val="007B110A"/>
    <w:pPr>
      <w:spacing w:line="240" w:lineRule="auto"/>
    </w:pPr>
    <w:rPr>
      <w:sz w:val="20"/>
    </w:rPr>
  </w:style>
  <w:style w:type="character" w:customStyle="1" w:styleId="CommentTextChar">
    <w:name w:val="Comment Text Char"/>
    <w:basedOn w:val="DefaultParagraphFont"/>
    <w:link w:val="CommentText"/>
    <w:uiPriority w:val="99"/>
    <w:rsid w:val="007B110A"/>
    <w:rPr>
      <w:rFonts w:ascii="Minion Pro" w:eastAsia="Times New Roman" w:hAnsi="Minion Pro" w:cs="Minion Pro"/>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B110A"/>
    <w:rPr>
      <w:b/>
      <w:bCs/>
    </w:rPr>
  </w:style>
  <w:style w:type="character" w:customStyle="1" w:styleId="CommentSubjectChar">
    <w:name w:val="Comment Subject Char"/>
    <w:basedOn w:val="CommentTextChar"/>
    <w:link w:val="CommentSubject"/>
    <w:uiPriority w:val="99"/>
    <w:semiHidden/>
    <w:rsid w:val="007B110A"/>
    <w:rPr>
      <w:rFonts w:ascii="Minion Pro" w:eastAsia="Times New Roman" w:hAnsi="Minion Pro" w:cs="Minion Pro"/>
      <w:b/>
      <w:bCs/>
      <w:kern w:val="0"/>
      <w:sz w:val="20"/>
      <w:szCs w:val="20"/>
      <w14:ligatures w14:val="none"/>
    </w:rPr>
  </w:style>
  <w:style w:type="paragraph" w:styleId="Revision">
    <w:name w:val="Revision"/>
    <w:hidden/>
    <w:uiPriority w:val="99"/>
    <w:semiHidden/>
    <w:rsid w:val="00C641C1"/>
    <w:pPr>
      <w:spacing w:after="0" w:line="240" w:lineRule="auto"/>
    </w:pPr>
    <w:rPr>
      <w:rFonts w:ascii="Minion Pro" w:eastAsia="Times New Roman" w:hAnsi="Minion Pro" w:cs="Minion Pro"/>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885199">
      <w:bodyDiv w:val="1"/>
      <w:marLeft w:val="0"/>
      <w:marRight w:val="0"/>
      <w:marTop w:val="0"/>
      <w:marBottom w:val="0"/>
      <w:divBdr>
        <w:top w:val="none" w:sz="0" w:space="0" w:color="auto"/>
        <w:left w:val="none" w:sz="0" w:space="0" w:color="auto"/>
        <w:bottom w:val="none" w:sz="0" w:space="0" w:color="auto"/>
        <w:right w:val="none" w:sz="0" w:space="0" w:color="auto"/>
      </w:divBdr>
    </w:div>
    <w:div w:id="1129517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82A598-A679-4C97-80F0-87820BBA2A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4C85D6-419C-4E6D-9BE6-ACFFCA6E7A29}">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3.xml><?xml version="1.0" encoding="utf-8"?>
<ds:datastoreItem xmlns:ds="http://schemas.openxmlformats.org/officeDocument/2006/customXml" ds:itemID="{1BF2DED4-A8D4-4869-AE39-37B7D20F38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230</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dc:description/>
  <cp:lastModifiedBy>Kristina Paprocki</cp:lastModifiedBy>
  <cp:revision>23</cp:revision>
  <cp:lastPrinted>2024-02-11T16:45:00Z</cp:lastPrinted>
  <dcterms:created xsi:type="dcterms:W3CDTF">2024-02-11T21:53:00Z</dcterms:created>
  <dcterms:modified xsi:type="dcterms:W3CDTF">2024-12-05T21:54:00Z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