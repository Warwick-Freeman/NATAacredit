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008B4A" w14:textId="77777777" w:rsidR="000572F2" w:rsidRPr="003E5E48" w:rsidRDefault="000572F2" w:rsidP="000572F2">
      <w:pPr>
        <w:pStyle w:val="Headings-H5SampleExplanationCopy"/>
        <w:rPr>
          <w:rFonts w:ascii="Times New Roman" w:hAnsi="Times New Roman" w:cs="Times New Roman"/>
        </w:rPr>
      </w:pPr>
      <w:r w:rsidRPr="003E5E48">
        <w:rPr>
          <w:rFonts w:ascii="Times New Roman" w:hAnsi="Times New Roman" w:cs="Times New Roman"/>
        </w:rPr>
        <w:t>SAMPLE POLICY</w:t>
      </w:r>
    </w:p>
    <w:p w14:paraId="19EC79D7" w14:textId="14850732" w:rsidR="000572F2" w:rsidRPr="003E5E48" w:rsidRDefault="000572F2" w:rsidP="005F4060">
      <w:pPr>
        <w:pStyle w:val="Headings-H3-SectionSubhead"/>
        <w:spacing w:before="240" w:after="0"/>
        <w:rPr>
          <w:rFonts w:ascii="Times New Roman" w:hAnsi="Times New Roman" w:cs="Times New Roman"/>
        </w:rPr>
      </w:pPr>
      <w:r w:rsidRPr="003E5E48">
        <w:rPr>
          <w:rFonts w:ascii="Times New Roman" w:hAnsi="Times New Roman" w:cs="Times New Roman"/>
        </w:rPr>
        <w:t>In-lab EMERGENCY PLAN</w:t>
      </w:r>
    </w:p>
    <w:p w14:paraId="200AEC92" w14:textId="77777777" w:rsidR="000572F2" w:rsidRPr="003E5E48" w:rsidRDefault="000572F2" w:rsidP="000572F2">
      <w:pPr>
        <w:pStyle w:val="Body-BodyRuleAbove"/>
        <w:rPr>
          <w:rFonts w:ascii="Times New Roman" w:hAnsi="Times New Roman" w:cs="Times New Roman"/>
        </w:rPr>
      </w:pPr>
      <w:r w:rsidRPr="003E5E48">
        <w:rPr>
          <w:rStyle w:val="BoldBlue"/>
          <w:rFonts w:ascii="Times New Roman" w:hAnsi="Times New Roman" w:cs="Times New Roman"/>
        </w:rPr>
        <w:t xml:space="preserve">Effective Date: </w:t>
      </w:r>
      <w:r w:rsidRPr="003E5E48">
        <w:rPr>
          <w:rFonts w:ascii="Times New Roman" w:hAnsi="Times New Roman" w:cs="Times New Roman"/>
        </w:rPr>
        <w:t>00/00/0000 (month/day/year)</w:t>
      </w:r>
    </w:p>
    <w:p w14:paraId="5E22711B" w14:textId="468B5813" w:rsidR="000572F2" w:rsidRPr="003E5E48" w:rsidRDefault="000572F2" w:rsidP="000572F2">
      <w:pPr>
        <w:pStyle w:val="Body-BodyCopy"/>
        <w:rPr>
          <w:rFonts w:ascii="Times New Roman" w:hAnsi="Times New Roman" w:cs="Times New Roman"/>
        </w:rPr>
      </w:pPr>
      <w:r w:rsidRPr="003E5E48">
        <w:rPr>
          <w:rStyle w:val="BoldBlue"/>
          <w:rFonts w:ascii="Times New Roman" w:hAnsi="Times New Roman" w:cs="Times New Roman"/>
        </w:rPr>
        <w:t>Revision Dat</w:t>
      </w:r>
      <w:r w:rsidR="009E03EE" w:rsidRPr="003E5E48">
        <w:rPr>
          <w:rStyle w:val="BoldBlue"/>
          <w:rFonts w:ascii="Times New Roman" w:hAnsi="Times New Roman" w:cs="Times New Roman"/>
        </w:rPr>
        <w:t>e</w:t>
      </w:r>
      <w:r w:rsidR="00FA28EB" w:rsidRPr="003E5E48">
        <w:rPr>
          <w:rStyle w:val="BoldBlue"/>
          <w:rFonts w:ascii="Times New Roman" w:hAnsi="Times New Roman" w:cs="Times New Roman"/>
        </w:rPr>
        <w:t>:</w:t>
      </w:r>
      <w:r w:rsidR="009E03EE" w:rsidRPr="003E5E48">
        <w:rPr>
          <w:rStyle w:val="BoldBlue"/>
          <w:rFonts w:ascii="Times New Roman" w:hAnsi="Times New Roman" w:cs="Times New Roman"/>
        </w:rPr>
        <w:t xml:space="preserve">  </w:t>
      </w:r>
    </w:p>
    <w:p w14:paraId="6A5A115E" w14:textId="0D3BF8E9" w:rsidR="000572F2" w:rsidRPr="003E5E48" w:rsidRDefault="000572F2" w:rsidP="000572F2">
      <w:pPr>
        <w:pStyle w:val="Body-BodyRuleBelow"/>
        <w:rPr>
          <w:rFonts w:ascii="Times New Roman" w:hAnsi="Times New Roman" w:cs="Times New Roman"/>
        </w:rPr>
      </w:pPr>
      <w:r w:rsidRPr="003E5E48">
        <w:rPr>
          <w:rStyle w:val="BoldBlue"/>
          <w:rFonts w:ascii="Times New Roman" w:hAnsi="Times New Roman" w:cs="Times New Roman"/>
        </w:rPr>
        <w:t xml:space="preserve">Approval Signature: </w:t>
      </w:r>
      <w:r w:rsidRPr="003E5E48">
        <w:rPr>
          <w:rStyle w:val="Italic"/>
          <w:rFonts w:ascii="Times New Roman" w:hAnsi="Times New Roman" w:cs="Times New Roman"/>
        </w:rPr>
        <w:t>To be signed by the site director</w:t>
      </w:r>
    </w:p>
    <w:p w14:paraId="1C5926F5" w14:textId="77777777" w:rsidR="000572F2" w:rsidRPr="003E5E48" w:rsidRDefault="000572F2" w:rsidP="000572F2">
      <w:pPr>
        <w:pStyle w:val="Headings-H4-SampleBodySubhead"/>
        <w:spacing w:before="0"/>
        <w:rPr>
          <w:rFonts w:ascii="Times New Roman" w:hAnsi="Times New Roman" w:cs="Times New Roman"/>
          <w:b/>
          <w:bCs/>
        </w:rPr>
      </w:pPr>
      <w:r w:rsidRPr="003E5E48">
        <w:rPr>
          <w:rFonts w:ascii="Times New Roman" w:hAnsi="Times New Roman" w:cs="Times New Roman"/>
          <w:b/>
          <w:bCs/>
        </w:rPr>
        <w:t>PURPOSE</w:t>
      </w:r>
    </w:p>
    <w:p w14:paraId="439EACC8" w14:textId="6A7AA7CA" w:rsidR="00A04DEF" w:rsidRPr="003E5E48" w:rsidRDefault="00D66F69" w:rsidP="00D66F69">
      <w:pPr>
        <w:pStyle w:val="Body-BodyCopy"/>
        <w:rPr>
          <w:rFonts w:ascii="Times New Roman" w:hAnsi="Times New Roman" w:cs="Times New Roman"/>
        </w:rPr>
      </w:pPr>
      <w:r w:rsidRPr="003E5E48">
        <w:rPr>
          <w:rFonts w:ascii="Times New Roman" w:hAnsi="Times New Roman" w:cs="Times New Roman"/>
          <w:shd w:val="clear" w:color="auto" w:fill="FFFFFF"/>
        </w:rPr>
        <w:t xml:space="preserve">Patients monitored in the sleep lab, especially those with sleep apnea or pulmonary issues, face potential cardiopulmonary risks. The technologist must swiftly detect and respond to these events, while protocols address other emergencies. Adherence to medical and environmental procedures ensures safety for patients and staff. </w:t>
      </w:r>
    </w:p>
    <w:p w14:paraId="3E8B1BFA" w14:textId="77777777" w:rsidR="000572F2" w:rsidRPr="003E5E48" w:rsidRDefault="000572F2" w:rsidP="000572F2">
      <w:pPr>
        <w:pStyle w:val="Headings-H4-SampleBodySubhead"/>
        <w:rPr>
          <w:rFonts w:ascii="Times New Roman" w:hAnsi="Times New Roman" w:cs="Times New Roman"/>
          <w:b/>
          <w:bCs/>
        </w:rPr>
      </w:pPr>
      <w:r w:rsidRPr="003E5E48">
        <w:rPr>
          <w:rFonts w:ascii="Times New Roman" w:hAnsi="Times New Roman" w:cs="Times New Roman"/>
          <w:b/>
          <w:bCs/>
        </w:rPr>
        <w:t>POLICY</w:t>
      </w:r>
    </w:p>
    <w:p w14:paraId="79BD1F82" w14:textId="7248588C" w:rsidR="000572F2" w:rsidRPr="003E5E48" w:rsidRDefault="000572F2" w:rsidP="000572F2">
      <w:pPr>
        <w:pStyle w:val="Body-BodyCopy"/>
        <w:rPr>
          <w:rFonts w:ascii="Times New Roman" w:hAnsi="Times New Roman" w:cs="Times New Roman"/>
        </w:rPr>
      </w:pPr>
      <w:r w:rsidRPr="003E5E48">
        <w:rPr>
          <w:rFonts w:ascii="Times New Roman" w:hAnsi="Times New Roman" w:cs="Times New Roman"/>
        </w:rPr>
        <w:t xml:space="preserve">All personnel who interact with patients must be familiar with all medical and </w:t>
      </w:r>
      <w:r w:rsidR="00105884" w:rsidRPr="003E5E48">
        <w:rPr>
          <w:rFonts w:ascii="Times New Roman" w:hAnsi="Times New Roman" w:cs="Times New Roman"/>
        </w:rPr>
        <w:t>environmental emergency</w:t>
      </w:r>
      <w:r w:rsidRPr="003E5E48">
        <w:rPr>
          <w:rFonts w:ascii="Times New Roman" w:hAnsi="Times New Roman" w:cs="Times New Roman"/>
        </w:rPr>
        <w:t xml:space="preserve"> procedures and the location of emergency equipment (e.g., barrier mask for resuscitation, AED). All sleep personnel responsible for patient care will maintain a current certificate in basic life support, including cognitive and skills training</w:t>
      </w:r>
      <w:r w:rsidR="00C90FA1" w:rsidRPr="003E5E48">
        <w:rPr>
          <w:rFonts w:ascii="Times New Roman" w:hAnsi="Times New Roman" w:cs="Times New Roman"/>
        </w:rPr>
        <w:t xml:space="preserve"> (in-person active training</w:t>
      </w:r>
      <w:r w:rsidR="009B35F1" w:rsidRPr="003E5E48">
        <w:rPr>
          <w:rFonts w:ascii="Times New Roman" w:hAnsi="Times New Roman" w:cs="Times New Roman"/>
        </w:rPr>
        <w:t xml:space="preserve"> (e.g., in-person practice on a manikin)</w:t>
      </w:r>
      <w:r w:rsidRPr="003E5E48">
        <w:rPr>
          <w:rFonts w:ascii="Times New Roman" w:hAnsi="Times New Roman" w:cs="Times New Roman"/>
        </w:rPr>
        <w:t xml:space="preserve">. All sleep personnel responsible for patient care will be able to recognize situations that would activate an emergency response. </w:t>
      </w:r>
    </w:p>
    <w:p w14:paraId="676EA853" w14:textId="6D4D936F" w:rsidR="000572F2" w:rsidRPr="003E5E48" w:rsidRDefault="000572F2" w:rsidP="000572F2">
      <w:pPr>
        <w:pStyle w:val="Body-BodyCopy"/>
        <w:rPr>
          <w:rFonts w:ascii="Times New Roman" w:hAnsi="Times New Roman" w:cs="Times New Roman"/>
        </w:rPr>
      </w:pPr>
      <w:r w:rsidRPr="003E5E48">
        <w:rPr>
          <w:rFonts w:ascii="Times New Roman" w:hAnsi="Times New Roman" w:cs="Times New Roman"/>
        </w:rPr>
        <w:t xml:space="preserve">These emergency procedures will be followed in all medical and environmental emergencies. Sleep staff will </w:t>
      </w:r>
      <w:r w:rsidR="001F4BBD" w:rsidRPr="00E97664">
        <w:rPr>
          <w:rFonts w:ascii="Times New Roman" w:hAnsi="Times New Roman" w:cs="Times New Roman"/>
        </w:rPr>
        <w:t xml:space="preserve">err </w:t>
      </w:r>
      <w:r w:rsidRPr="003E5E48">
        <w:rPr>
          <w:rFonts w:ascii="Times New Roman" w:hAnsi="Times New Roman" w:cs="Times New Roman"/>
        </w:rPr>
        <w:t xml:space="preserve">on the side of caution if in doubt, </w:t>
      </w:r>
      <w:r w:rsidR="00994571" w:rsidRPr="003E5E48">
        <w:rPr>
          <w:rFonts w:ascii="Times New Roman" w:hAnsi="Times New Roman" w:cs="Times New Roman"/>
        </w:rPr>
        <w:t>considering</w:t>
      </w:r>
      <w:r w:rsidRPr="003E5E48">
        <w:rPr>
          <w:rFonts w:ascii="Times New Roman" w:hAnsi="Times New Roman" w:cs="Times New Roman"/>
        </w:rPr>
        <w:t xml:space="preserve"> the medical and cardiopulmonary history of the patient. Any questions, concerns or problems regarding emergency procedures will be addressed immediately </w:t>
      </w:r>
      <w:r w:rsidR="00AC1339" w:rsidRPr="003E5E48">
        <w:rPr>
          <w:rFonts w:ascii="Times New Roman" w:hAnsi="Times New Roman" w:cs="Times New Roman"/>
        </w:rPr>
        <w:t>to</w:t>
      </w:r>
      <w:r w:rsidR="003E105C" w:rsidRPr="003E5E48">
        <w:rPr>
          <w:rFonts w:ascii="Times New Roman" w:hAnsi="Times New Roman" w:cs="Times New Roman"/>
        </w:rPr>
        <w:t xml:space="preserve"> </w:t>
      </w:r>
      <w:r w:rsidRPr="003E5E48">
        <w:rPr>
          <w:rFonts w:ascii="Times New Roman" w:hAnsi="Times New Roman" w:cs="Times New Roman"/>
        </w:rPr>
        <w:t xml:space="preserve">Dr. </w:t>
      </w:r>
      <w:r w:rsidR="00B21472" w:rsidRPr="003E5E48">
        <w:rPr>
          <w:rFonts w:ascii="Times New Roman" w:hAnsi="Times New Roman" w:cs="Times New Roman"/>
        </w:rPr>
        <w:t>__</w:t>
      </w:r>
      <w:r w:rsidR="00B21472" w:rsidRPr="003E5E48">
        <w:rPr>
          <w:rFonts w:ascii="Times New Roman" w:hAnsi="Times New Roman" w:cs="Times New Roman"/>
          <w:i/>
          <w:iCs/>
          <w:sz w:val="18"/>
          <w:szCs w:val="16"/>
          <w:u w:val="single"/>
        </w:rPr>
        <w:t xml:space="preserve"> </w:t>
      </w:r>
      <w:r w:rsidR="00E76072" w:rsidRPr="003E5E48">
        <w:rPr>
          <w:rFonts w:ascii="Times New Roman" w:hAnsi="Times New Roman" w:cs="Times New Roman"/>
          <w:i/>
          <w:iCs/>
          <w:sz w:val="20"/>
          <w:u w:val="single"/>
        </w:rPr>
        <w:t>(insert name</w:t>
      </w:r>
      <w:r w:rsidR="00E76072" w:rsidRPr="003E5E48">
        <w:rPr>
          <w:rFonts w:ascii="Times New Roman" w:hAnsi="Times New Roman" w:cs="Times New Roman"/>
          <w:i/>
          <w:iCs/>
          <w:sz w:val="18"/>
          <w:szCs w:val="16"/>
          <w:u w:val="single"/>
        </w:rPr>
        <w:t>)</w:t>
      </w:r>
      <w:r w:rsidR="00E76072" w:rsidRPr="003E5E48">
        <w:rPr>
          <w:rFonts w:ascii="Times New Roman" w:hAnsi="Times New Roman" w:cs="Times New Roman"/>
        </w:rPr>
        <w:t xml:space="preserve"> _</w:t>
      </w:r>
      <w:r w:rsidRPr="003E5E48">
        <w:rPr>
          <w:rFonts w:ascii="Times New Roman" w:hAnsi="Times New Roman" w:cs="Times New Roman"/>
        </w:rPr>
        <w:t xml:space="preserve">___, </w:t>
      </w:r>
      <w:r w:rsidR="00AC1339" w:rsidRPr="003E5E48">
        <w:rPr>
          <w:rFonts w:ascii="Times New Roman" w:hAnsi="Times New Roman" w:cs="Times New Roman"/>
        </w:rPr>
        <w:t>the director who</w:t>
      </w:r>
      <w:r w:rsidRPr="003E5E48">
        <w:rPr>
          <w:rFonts w:ascii="Times New Roman" w:hAnsi="Times New Roman" w:cs="Times New Roman"/>
        </w:rPr>
        <w:t xml:space="preserve"> can be paged by calling (</w:t>
      </w:r>
      <w:r w:rsidR="00F645A7" w:rsidRPr="003E5E48">
        <w:rPr>
          <w:rFonts w:ascii="Times New Roman" w:hAnsi="Times New Roman" w:cs="Times New Roman"/>
        </w:rPr>
        <w:t>XXX</w:t>
      </w:r>
      <w:r w:rsidRPr="003E5E48">
        <w:rPr>
          <w:rFonts w:ascii="Times New Roman" w:hAnsi="Times New Roman" w:cs="Times New Roman"/>
        </w:rPr>
        <w:t xml:space="preserve">) </w:t>
      </w:r>
      <w:r w:rsidR="00F645A7" w:rsidRPr="003E5E48">
        <w:rPr>
          <w:rFonts w:ascii="Times New Roman" w:hAnsi="Times New Roman" w:cs="Times New Roman"/>
        </w:rPr>
        <w:t>XXX-XXXX</w:t>
      </w:r>
      <w:r w:rsidR="00AB2180" w:rsidRPr="003E5E48">
        <w:rPr>
          <w:rFonts w:ascii="Times New Roman" w:hAnsi="Times New Roman" w:cs="Times New Roman"/>
        </w:rPr>
        <w:t xml:space="preserve"> </w:t>
      </w:r>
      <w:r w:rsidR="00AB2180" w:rsidRPr="003E5E48">
        <w:rPr>
          <w:rFonts w:ascii="Times New Roman" w:hAnsi="Times New Roman" w:cs="Times New Roman"/>
          <w:i/>
          <w:iCs/>
          <w:sz w:val="20"/>
          <w:u w:val="single"/>
        </w:rPr>
        <w:t>(insert direct phone contact)</w:t>
      </w:r>
      <w:r w:rsidRPr="003E5E48">
        <w:rPr>
          <w:rFonts w:ascii="Times New Roman" w:hAnsi="Times New Roman" w:cs="Times New Roman"/>
        </w:rPr>
        <w:t xml:space="preserve">. Dr. </w:t>
      </w:r>
      <w:r w:rsidR="00B21472" w:rsidRPr="003E5E48">
        <w:rPr>
          <w:rFonts w:ascii="Times New Roman" w:hAnsi="Times New Roman" w:cs="Times New Roman"/>
        </w:rPr>
        <w:t>__</w:t>
      </w:r>
      <w:r w:rsidR="00B21472" w:rsidRPr="003E5E48">
        <w:rPr>
          <w:rFonts w:ascii="Times New Roman" w:hAnsi="Times New Roman" w:cs="Times New Roman"/>
          <w:i/>
          <w:iCs/>
          <w:sz w:val="20"/>
          <w:u w:val="single"/>
        </w:rPr>
        <w:t xml:space="preserve"> </w:t>
      </w:r>
      <w:r w:rsidR="00E76072" w:rsidRPr="003E5E48">
        <w:rPr>
          <w:rFonts w:ascii="Times New Roman" w:hAnsi="Times New Roman" w:cs="Times New Roman"/>
          <w:i/>
          <w:iCs/>
          <w:sz w:val="20"/>
          <w:u w:val="single"/>
        </w:rPr>
        <w:t>(insert name)</w:t>
      </w:r>
      <w:r w:rsidR="00E76072" w:rsidRPr="003E5E48">
        <w:rPr>
          <w:rFonts w:ascii="Times New Roman" w:hAnsi="Times New Roman" w:cs="Times New Roman"/>
          <w:sz w:val="20"/>
        </w:rPr>
        <w:t xml:space="preserve"> </w:t>
      </w:r>
      <w:r w:rsidR="00E76072" w:rsidRPr="003E5E48">
        <w:rPr>
          <w:rFonts w:ascii="Times New Roman" w:hAnsi="Times New Roman" w:cs="Times New Roman"/>
        </w:rPr>
        <w:t>_</w:t>
      </w:r>
      <w:r w:rsidRPr="003E5E48">
        <w:rPr>
          <w:rFonts w:ascii="Times New Roman" w:hAnsi="Times New Roman" w:cs="Times New Roman"/>
        </w:rPr>
        <w:t>___</w:t>
      </w:r>
      <w:r w:rsidR="00AC4AFF" w:rsidRPr="003E5E48">
        <w:rPr>
          <w:rFonts w:ascii="Times New Roman" w:hAnsi="Times New Roman" w:cs="Times New Roman"/>
        </w:rPr>
        <w:t>,</w:t>
      </w:r>
      <w:r w:rsidRPr="003E5E48">
        <w:rPr>
          <w:rFonts w:ascii="Times New Roman" w:hAnsi="Times New Roman" w:cs="Times New Roman"/>
        </w:rPr>
        <w:t xml:space="preserve"> will review and modify the medical emergency procedures annually. </w:t>
      </w:r>
    </w:p>
    <w:p w14:paraId="1B3C59C9" w14:textId="77777777" w:rsidR="000572F2" w:rsidRPr="003E5E48" w:rsidRDefault="000572F2" w:rsidP="000572F2">
      <w:pPr>
        <w:pStyle w:val="Body-BodyCopyNoSpacing"/>
        <w:rPr>
          <w:rFonts w:ascii="Times New Roman" w:hAnsi="Times New Roman" w:cs="Times New Roman"/>
        </w:rPr>
      </w:pPr>
      <w:r w:rsidRPr="003E5E48">
        <w:rPr>
          <w:rStyle w:val="BoldBlue"/>
          <w:rFonts w:ascii="Times New Roman" w:hAnsi="Times New Roman" w:cs="Times New Roman"/>
          <w:color w:val="auto"/>
        </w:rPr>
        <w:t>Types of emergencies</w:t>
      </w:r>
    </w:p>
    <w:p w14:paraId="754D417E" w14:textId="657775E3" w:rsidR="000572F2" w:rsidRPr="003E5E48" w:rsidRDefault="00AB499F" w:rsidP="000572F2">
      <w:pPr>
        <w:pStyle w:val="BulletedLists-BulletedList"/>
        <w:numPr>
          <w:ilvl w:val="0"/>
          <w:numId w:val="1"/>
        </w:numPr>
        <w:spacing w:line="240" w:lineRule="auto"/>
        <w:rPr>
          <w:rFonts w:ascii="Times New Roman" w:hAnsi="Times New Roman" w:cs="Times New Roman"/>
        </w:rPr>
      </w:pPr>
      <w:r>
        <w:rPr>
          <w:rFonts w:ascii="Times New Roman" w:hAnsi="Times New Roman" w:cs="Times New Roman"/>
        </w:rPr>
        <w:t>c</w:t>
      </w:r>
      <w:r w:rsidR="000572F2" w:rsidRPr="003E5E48">
        <w:rPr>
          <w:rFonts w:ascii="Times New Roman" w:hAnsi="Times New Roman" w:cs="Times New Roman"/>
        </w:rPr>
        <w:t>ardiopulmonary</w:t>
      </w:r>
    </w:p>
    <w:p w14:paraId="2FD677EF" w14:textId="32F26B4B" w:rsidR="000572F2" w:rsidRPr="003E5E48" w:rsidRDefault="00AB499F" w:rsidP="000572F2">
      <w:pPr>
        <w:pStyle w:val="BulletedLists-BulletedList"/>
        <w:numPr>
          <w:ilvl w:val="0"/>
          <w:numId w:val="1"/>
        </w:numPr>
        <w:spacing w:line="240" w:lineRule="auto"/>
        <w:rPr>
          <w:rFonts w:ascii="Times New Roman" w:hAnsi="Times New Roman" w:cs="Times New Roman"/>
        </w:rPr>
      </w:pPr>
      <w:r>
        <w:rPr>
          <w:rFonts w:ascii="Times New Roman" w:hAnsi="Times New Roman" w:cs="Times New Roman"/>
        </w:rPr>
        <w:t>n</w:t>
      </w:r>
      <w:r w:rsidR="000572F2" w:rsidRPr="003E5E48">
        <w:rPr>
          <w:rFonts w:ascii="Times New Roman" w:hAnsi="Times New Roman" w:cs="Times New Roman"/>
        </w:rPr>
        <w:t>eurological (seizure and strokes)</w:t>
      </w:r>
    </w:p>
    <w:p w14:paraId="51C3DAB9" w14:textId="190AF051" w:rsidR="000572F2" w:rsidRPr="003E5E48" w:rsidRDefault="00AB499F" w:rsidP="000572F2">
      <w:pPr>
        <w:pStyle w:val="BulletedLists-BulletedList"/>
        <w:numPr>
          <w:ilvl w:val="0"/>
          <w:numId w:val="1"/>
        </w:numPr>
        <w:spacing w:line="240" w:lineRule="auto"/>
        <w:rPr>
          <w:rFonts w:ascii="Times New Roman" w:hAnsi="Times New Roman" w:cs="Times New Roman"/>
        </w:rPr>
      </w:pPr>
      <w:r>
        <w:rPr>
          <w:rFonts w:ascii="Times New Roman" w:hAnsi="Times New Roman" w:cs="Times New Roman"/>
        </w:rPr>
        <w:t>p</w:t>
      </w:r>
      <w:r w:rsidR="000572F2" w:rsidRPr="003E5E48">
        <w:rPr>
          <w:rFonts w:ascii="Times New Roman" w:hAnsi="Times New Roman" w:cs="Times New Roman"/>
        </w:rPr>
        <w:t>sychiatric (suicidal ideation)</w:t>
      </w:r>
    </w:p>
    <w:p w14:paraId="61AACF4F" w14:textId="745A2890" w:rsidR="000572F2" w:rsidRPr="003E5E48" w:rsidRDefault="00AB499F" w:rsidP="000572F2">
      <w:pPr>
        <w:pStyle w:val="BulletedLists-BulletedList"/>
        <w:numPr>
          <w:ilvl w:val="0"/>
          <w:numId w:val="1"/>
        </w:numPr>
        <w:spacing w:line="240" w:lineRule="auto"/>
        <w:rPr>
          <w:rFonts w:ascii="Times New Roman" w:hAnsi="Times New Roman" w:cs="Times New Roman"/>
        </w:rPr>
      </w:pPr>
      <w:r>
        <w:rPr>
          <w:rFonts w:ascii="Times New Roman" w:hAnsi="Times New Roman" w:cs="Times New Roman"/>
        </w:rPr>
        <w:t>b</w:t>
      </w:r>
      <w:r w:rsidR="000572F2" w:rsidRPr="003E5E48">
        <w:rPr>
          <w:rFonts w:ascii="Times New Roman" w:hAnsi="Times New Roman" w:cs="Times New Roman"/>
        </w:rPr>
        <w:t xml:space="preserve">elligerent </w:t>
      </w:r>
      <w:r>
        <w:rPr>
          <w:rFonts w:ascii="Times New Roman" w:hAnsi="Times New Roman" w:cs="Times New Roman"/>
        </w:rPr>
        <w:t>p</w:t>
      </w:r>
      <w:r w:rsidR="000572F2" w:rsidRPr="003E5E48">
        <w:rPr>
          <w:rFonts w:ascii="Times New Roman" w:hAnsi="Times New Roman" w:cs="Times New Roman"/>
        </w:rPr>
        <w:t>atient</w:t>
      </w:r>
    </w:p>
    <w:p w14:paraId="70DFFD50" w14:textId="41D31A6B" w:rsidR="000572F2" w:rsidRPr="003E5E48" w:rsidRDefault="00AB499F" w:rsidP="000572F2">
      <w:pPr>
        <w:pStyle w:val="BulletedLists-BulletedList"/>
        <w:numPr>
          <w:ilvl w:val="0"/>
          <w:numId w:val="1"/>
        </w:numPr>
        <w:spacing w:line="240" w:lineRule="auto"/>
        <w:rPr>
          <w:rFonts w:ascii="Times New Roman" w:hAnsi="Times New Roman" w:cs="Times New Roman"/>
        </w:rPr>
      </w:pPr>
      <w:r>
        <w:rPr>
          <w:rFonts w:ascii="Times New Roman" w:hAnsi="Times New Roman" w:cs="Times New Roman"/>
        </w:rPr>
        <w:t>e</w:t>
      </w:r>
      <w:r w:rsidR="000572F2" w:rsidRPr="003E5E48">
        <w:rPr>
          <w:rFonts w:ascii="Times New Roman" w:hAnsi="Times New Roman" w:cs="Times New Roman"/>
        </w:rPr>
        <w:t xml:space="preserve">nvironmental </w:t>
      </w:r>
      <w:r w:rsidR="00AC1339" w:rsidRPr="003E5E48">
        <w:rPr>
          <w:rFonts w:ascii="Times New Roman" w:hAnsi="Times New Roman" w:cs="Times New Roman"/>
        </w:rPr>
        <w:t>(fire</w:t>
      </w:r>
      <w:r w:rsidR="000572F2" w:rsidRPr="003E5E48">
        <w:rPr>
          <w:rFonts w:ascii="Times New Roman" w:hAnsi="Times New Roman" w:cs="Times New Roman"/>
        </w:rPr>
        <w:t>, severe weather, bomb threat</w:t>
      </w:r>
      <w:r>
        <w:rPr>
          <w:rFonts w:ascii="Times New Roman" w:hAnsi="Times New Roman" w:cs="Times New Roman"/>
        </w:rPr>
        <w:t>)</w:t>
      </w:r>
    </w:p>
    <w:p w14:paraId="5C05CA51" w14:textId="5A7D948F" w:rsidR="000572F2" w:rsidRPr="003E5E48" w:rsidRDefault="000572F2" w:rsidP="000572F2">
      <w:pPr>
        <w:pStyle w:val="Headings-H4-SampleBodySubhead"/>
        <w:spacing w:before="360"/>
        <w:rPr>
          <w:rFonts w:ascii="Times New Roman" w:hAnsi="Times New Roman" w:cs="Times New Roman"/>
          <w:b/>
          <w:bCs/>
        </w:rPr>
      </w:pPr>
      <w:r w:rsidRPr="003E5E48">
        <w:rPr>
          <w:rFonts w:ascii="Times New Roman" w:hAnsi="Times New Roman" w:cs="Times New Roman"/>
          <w:b/>
          <w:bCs/>
        </w:rPr>
        <w:t>PROCEDURE</w:t>
      </w:r>
    </w:p>
    <w:p w14:paraId="652F60C3" w14:textId="77777777" w:rsidR="000572F2" w:rsidRPr="003E5E48" w:rsidRDefault="000572F2" w:rsidP="000572F2">
      <w:pPr>
        <w:pStyle w:val="Body-BodyCopy"/>
        <w:rPr>
          <w:rFonts w:ascii="Times New Roman" w:hAnsi="Times New Roman" w:cs="Times New Roman"/>
        </w:rPr>
      </w:pPr>
      <w:r w:rsidRPr="003E5E48">
        <w:rPr>
          <w:rFonts w:ascii="Times New Roman" w:hAnsi="Times New Roman" w:cs="Times New Roman"/>
        </w:rPr>
        <w:t>The following procedure will be followed as applicable to the number of technologists available.</w:t>
      </w:r>
    </w:p>
    <w:p w14:paraId="65A002C9" w14:textId="77777777" w:rsidR="000572F2" w:rsidRPr="003E5E48" w:rsidRDefault="000572F2" w:rsidP="000572F2">
      <w:pPr>
        <w:pStyle w:val="Body-BodyCopyNoSpacing"/>
        <w:rPr>
          <w:rFonts w:ascii="Times New Roman" w:hAnsi="Times New Roman" w:cs="Times New Roman"/>
        </w:rPr>
      </w:pPr>
      <w:r w:rsidRPr="003E5E48">
        <w:rPr>
          <w:rStyle w:val="BoldBlue"/>
          <w:rFonts w:ascii="Times New Roman" w:hAnsi="Times New Roman" w:cs="Times New Roman"/>
          <w:color w:val="auto"/>
        </w:rPr>
        <w:t>General emergency procedure</w:t>
      </w:r>
    </w:p>
    <w:p w14:paraId="4697D314" w14:textId="54C77483" w:rsidR="000572F2" w:rsidRPr="003E5E48" w:rsidRDefault="000572F2" w:rsidP="009468F1">
      <w:pPr>
        <w:pStyle w:val="Body-BodyCopyNoSpacing"/>
        <w:numPr>
          <w:ilvl w:val="0"/>
          <w:numId w:val="20"/>
        </w:numPr>
        <w:rPr>
          <w:rFonts w:ascii="Times New Roman" w:hAnsi="Times New Roman" w:cs="Times New Roman"/>
        </w:rPr>
      </w:pPr>
      <w:r w:rsidRPr="003E5E48">
        <w:rPr>
          <w:rFonts w:ascii="Times New Roman" w:hAnsi="Times New Roman" w:cs="Times New Roman"/>
        </w:rPr>
        <w:t>One technologist on duty</w:t>
      </w:r>
    </w:p>
    <w:p w14:paraId="49897BFC" w14:textId="4658872F" w:rsidR="000572F2" w:rsidRPr="003E5E48" w:rsidRDefault="000572F2" w:rsidP="009468F1">
      <w:pPr>
        <w:pStyle w:val="Body-BodyCopyNoSpacing"/>
        <w:numPr>
          <w:ilvl w:val="1"/>
          <w:numId w:val="20"/>
        </w:numPr>
        <w:rPr>
          <w:rFonts w:ascii="Times New Roman" w:hAnsi="Times New Roman" w:cs="Times New Roman"/>
        </w:rPr>
      </w:pPr>
      <w:r w:rsidRPr="003E5E48">
        <w:rPr>
          <w:rFonts w:ascii="Times New Roman" w:hAnsi="Times New Roman" w:cs="Times New Roman"/>
        </w:rPr>
        <w:t xml:space="preserve">Call emergency personnel </w:t>
      </w:r>
      <w:r w:rsidR="003464A7" w:rsidRPr="003E5E48">
        <w:rPr>
          <w:rFonts w:ascii="Times New Roman" w:hAnsi="Times New Roman" w:cs="Times New Roman"/>
        </w:rPr>
        <w:t>on</w:t>
      </w:r>
      <w:r w:rsidRPr="003E5E48">
        <w:rPr>
          <w:rFonts w:ascii="Times New Roman" w:hAnsi="Times New Roman" w:cs="Times New Roman"/>
        </w:rPr>
        <w:t xml:space="preserve"> 911.</w:t>
      </w:r>
    </w:p>
    <w:p w14:paraId="3A664498" w14:textId="2B6EAF73" w:rsidR="000572F2" w:rsidRPr="003E5E48" w:rsidRDefault="000572F2" w:rsidP="009468F1">
      <w:pPr>
        <w:pStyle w:val="Body-BodyCopyNoSpacing"/>
        <w:numPr>
          <w:ilvl w:val="1"/>
          <w:numId w:val="20"/>
        </w:numPr>
        <w:rPr>
          <w:rFonts w:ascii="Times New Roman" w:hAnsi="Times New Roman" w:cs="Times New Roman"/>
        </w:rPr>
      </w:pPr>
      <w:r w:rsidRPr="003E5E48">
        <w:rPr>
          <w:rFonts w:ascii="Times New Roman" w:hAnsi="Times New Roman" w:cs="Times New Roman"/>
        </w:rPr>
        <w:t xml:space="preserve">Provide the following information:                                                                                                                       1.2.1 </w:t>
      </w:r>
      <w:r w:rsidR="00654C1A">
        <w:rPr>
          <w:rFonts w:ascii="Times New Roman" w:hAnsi="Times New Roman" w:cs="Times New Roman"/>
        </w:rPr>
        <w:t>n</w:t>
      </w:r>
      <w:r w:rsidRPr="003E5E48">
        <w:rPr>
          <w:rFonts w:ascii="Times New Roman" w:hAnsi="Times New Roman" w:cs="Times New Roman"/>
        </w:rPr>
        <w:t>ame and physical address of the sleep lab</w:t>
      </w:r>
    </w:p>
    <w:p w14:paraId="00625117" w14:textId="4A5C7456" w:rsidR="000572F2" w:rsidRPr="003E5E48" w:rsidRDefault="00654C1A" w:rsidP="00A90031">
      <w:pPr>
        <w:pStyle w:val="Body-BodyCopyNoSpacing"/>
        <w:numPr>
          <w:ilvl w:val="2"/>
          <w:numId w:val="20"/>
        </w:numPr>
        <w:rPr>
          <w:rFonts w:ascii="Times New Roman" w:hAnsi="Times New Roman" w:cs="Times New Roman"/>
        </w:rPr>
      </w:pPr>
      <w:r>
        <w:rPr>
          <w:rFonts w:ascii="Times New Roman" w:hAnsi="Times New Roman" w:cs="Times New Roman"/>
        </w:rPr>
        <w:lastRenderedPageBreak/>
        <w:t xml:space="preserve"> p</w:t>
      </w:r>
      <w:r w:rsidR="000572F2" w:rsidRPr="003E5E48">
        <w:rPr>
          <w:rFonts w:ascii="Times New Roman" w:hAnsi="Times New Roman" w:cs="Times New Roman"/>
        </w:rPr>
        <w:t xml:space="preserve">hone </w:t>
      </w:r>
      <w:r w:rsidR="007E36EE" w:rsidRPr="003E5E48">
        <w:rPr>
          <w:rFonts w:ascii="Times New Roman" w:hAnsi="Times New Roman" w:cs="Times New Roman"/>
        </w:rPr>
        <w:t>number</w:t>
      </w:r>
    </w:p>
    <w:p w14:paraId="56CD98F9" w14:textId="73514FB7" w:rsidR="000572F2" w:rsidRPr="003E5E48" w:rsidRDefault="002B4389" w:rsidP="00A90031">
      <w:pPr>
        <w:pStyle w:val="Body-BodyCopyNoSpacing"/>
        <w:numPr>
          <w:ilvl w:val="2"/>
          <w:numId w:val="20"/>
        </w:numPr>
        <w:rPr>
          <w:rFonts w:ascii="Times New Roman" w:hAnsi="Times New Roman" w:cs="Times New Roman"/>
        </w:rPr>
      </w:pPr>
      <w:r>
        <w:rPr>
          <w:rFonts w:ascii="Times New Roman" w:hAnsi="Times New Roman" w:cs="Times New Roman"/>
        </w:rPr>
        <w:t xml:space="preserve"> n</w:t>
      </w:r>
      <w:r w:rsidR="000572F2" w:rsidRPr="003E5E48">
        <w:rPr>
          <w:rFonts w:ascii="Times New Roman" w:hAnsi="Times New Roman" w:cs="Times New Roman"/>
        </w:rPr>
        <w:t>ature of emergency</w:t>
      </w:r>
    </w:p>
    <w:p w14:paraId="28727C73" w14:textId="7AA99E18" w:rsidR="000572F2" w:rsidRPr="003E5E48" w:rsidRDefault="002B4389" w:rsidP="00A90031">
      <w:pPr>
        <w:pStyle w:val="Body-BodyCopyNoSpacing"/>
        <w:numPr>
          <w:ilvl w:val="2"/>
          <w:numId w:val="20"/>
        </w:numPr>
        <w:rPr>
          <w:rFonts w:ascii="Times New Roman" w:hAnsi="Times New Roman" w:cs="Times New Roman"/>
        </w:rPr>
      </w:pPr>
      <w:r>
        <w:rPr>
          <w:rFonts w:ascii="Times New Roman" w:hAnsi="Times New Roman" w:cs="Times New Roman"/>
        </w:rPr>
        <w:t xml:space="preserve"> d</w:t>
      </w:r>
      <w:r w:rsidR="000572F2" w:rsidRPr="003E5E48">
        <w:rPr>
          <w:rFonts w:ascii="Times New Roman" w:hAnsi="Times New Roman" w:cs="Times New Roman"/>
        </w:rPr>
        <w:t xml:space="preserve">etailed instructions for remote access to the </w:t>
      </w:r>
      <w:r w:rsidR="001032EF" w:rsidRPr="003E5E48">
        <w:rPr>
          <w:rFonts w:ascii="Times New Roman" w:hAnsi="Times New Roman" w:cs="Times New Roman"/>
        </w:rPr>
        <w:t>lab</w:t>
      </w:r>
      <w:r w:rsidR="000572F2" w:rsidRPr="003E5E48">
        <w:rPr>
          <w:rFonts w:ascii="Times New Roman" w:hAnsi="Times New Roman" w:cs="Times New Roman"/>
        </w:rPr>
        <w:t xml:space="preserve"> ___</w:t>
      </w:r>
      <w:r w:rsidR="00AA7685" w:rsidRPr="003E5E48">
        <w:rPr>
          <w:rFonts w:ascii="Times New Roman" w:hAnsi="Times New Roman" w:cs="Times New Roman"/>
          <w:sz w:val="18"/>
          <w:szCs w:val="16"/>
        </w:rPr>
        <w:t xml:space="preserve"> </w:t>
      </w:r>
      <w:r w:rsidR="00AA7685" w:rsidRPr="003E5E48">
        <w:rPr>
          <w:rFonts w:ascii="Times New Roman" w:hAnsi="Times New Roman" w:cs="Times New Roman"/>
          <w:i/>
          <w:iCs/>
          <w:sz w:val="20"/>
          <w:u w:val="single"/>
        </w:rPr>
        <w:t>(insert</w:t>
      </w:r>
      <w:r w:rsidR="005169F2" w:rsidRPr="003E5E48">
        <w:rPr>
          <w:rFonts w:ascii="Times New Roman" w:hAnsi="Times New Roman" w:cs="Times New Roman"/>
          <w:i/>
          <w:iCs/>
          <w:sz w:val="20"/>
          <w:u w:val="single"/>
        </w:rPr>
        <w:t xml:space="preserve"> location</w:t>
      </w:r>
      <w:r w:rsidRPr="003E5E48">
        <w:rPr>
          <w:rFonts w:ascii="Times New Roman" w:hAnsi="Times New Roman" w:cs="Times New Roman"/>
          <w:i/>
          <w:iCs/>
          <w:sz w:val="20"/>
          <w:u w:val="single"/>
        </w:rPr>
        <w:t>)</w:t>
      </w:r>
      <w:r w:rsidR="000572F2" w:rsidRPr="003E5E48">
        <w:rPr>
          <w:rFonts w:ascii="Times New Roman" w:hAnsi="Times New Roman" w:cs="Times New Roman"/>
        </w:rPr>
        <w:t>___ (</w:t>
      </w:r>
      <w:r w:rsidR="003464A7" w:rsidRPr="003E5E48">
        <w:rPr>
          <w:rFonts w:ascii="Times New Roman" w:hAnsi="Times New Roman" w:cs="Times New Roman"/>
        </w:rPr>
        <w:t>i.e.</w:t>
      </w:r>
      <w:r>
        <w:rPr>
          <w:rFonts w:ascii="Times New Roman" w:hAnsi="Times New Roman" w:cs="Times New Roman"/>
        </w:rPr>
        <w:t>,</w:t>
      </w:r>
      <w:r w:rsidR="000572F2" w:rsidRPr="003E5E48">
        <w:rPr>
          <w:rFonts w:ascii="Times New Roman" w:hAnsi="Times New Roman" w:cs="Times New Roman"/>
        </w:rPr>
        <w:t xml:space="preserve"> </w:t>
      </w:r>
      <w:r w:rsidR="003464A7" w:rsidRPr="003E5E48">
        <w:rPr>
          <w:rFonts w:ascii="Times New Roman" w:hAnsi="Times New Roman" w:cs="Times New Roman"/>
        </w:rPr>
        <w:t>Knox</w:t>
      </w:r>
      <w:r w:rsidR="000572F2" w:rsidRPr="003E5E48">
        <w:rPr>
          <w:rFonts w:ascii="Times New Roman" w:hAnsi="Times New Roman" w:cs="Times New Roman"/>
        </w:rPr>
        <w:t xml:space="preserve"> </w:t>
      </w:r>
      <w:r w:rsidR="002D5F63">
        <w:rPr>
          <w:rFonts w:ascii="Times New Roman" w:hAnsi="Times New Roman" w:cs="Times New Roman"/>
        </w:rPr>
        <w:t>B</w:t>
      </w:r>
      <w:r w:rsidR="000572F2" w:rsidRPr="003E5E48">
        <w:rPr>
          <w:rFonts w:ascii="Times New Roman" w:hAnsi="Times New Roman" w:cs="Times New Roman"/>
        </w:rPr>
        <w:t>ox, door access code)</w:t>
      </w:r>
    </w:p>
    <w:p w14:paraId="4B1D1088" w14:textId="6D977026" w:rsidR="000572F2" w:rsidRPr="003E5E48" w:rsidRDefault="000572F2" w:rsidP="00A90031">
      <w:pPr>
        <w:pStyle w:val="Body-BodyCopyNoSpacing"/>
        <w:numPr>
          <w:ilvl w:val="1"/>
          <w:numId w:val="20"/>
        </w:numPr>
        <w:rPr>
          <w:rFonts w:ascii="Times New Roman" w:hAnsi="Times New Roman" w:cs="Times New Roman"/>
        </w:rPr>
      </w:pPr>
      <w:r w:rsidRPr="003E5E48">
        <w:rPr>
          <w:rFonts w:ascii="Times New Roman" w:hAnsi="Times New Roman" w:cs="Times New Roman"/>
        </w:rPr>
        <w:t>Obtain AED, which is located</w:t>
      </w:r>
      <w:r w:rsidR="00A90031" w:rsidRPr="003E5E48">
        <w:rPr>
          <w:rFonts w:ascii="Times New Roman" w:hAnsi="Times New Roman" w:cs="Times New Roman"/>
        </w:rPr>
        <w:t xml:space="preserve"> at</w:t>
      </w:r>
      <w:r w:rsidRPr="003E5E48">
        <w:rPr>
          <w:rFonts w:ascii="Times New Roman" w:hAnsi="Times New Roman" w:cs="Times New Roman"/>
          <w:u w:val="single"/>
        </w:rPr>
        <w:t>___</w:t>
      </w:r>
      <w:r w:rsidR="00AA7685" w:rsidRPr="003E5E48">
        <w:rPr>
          <w:rFonts w:ascii="Times New Roman" w:hAnsi="Times New Roman" w:cs="Times New Roman"/>
          <w:i/>
          <w:iCs/>
          <w:sz w:val="20"/>
          <w:u w:val="single"/>
        </w:rPr>
        <w:t>(insert</w:t>
      </w:r>
      <w:r w:rsidR="00845FE1" w:rsidRPr="003E5E48">
        <w:rPr>
          <w:rFonts w:ascii="Times New Roman" w:hAnsi="Times New Roman" w:cs="Times New Roman"/>
          <w:i/>
          <w:iCs/>
          <w:sz w:val="20"/>
        </w:rPr>
        <w:t xml:space="preserve"> </w:t>
      </w:r>
      <w:r w:rsidR="005169F2" w:rsidRPr="003E5E48">
        <w:rPr>
          <w:rFonts w:ascii="Times New Roman" w:hAnsi="Times New Roman" w:cs="Times New Roman"/>
          <w:i/>
          <w:iCs/>
          <w:sz w:val="20"/>
          <w:u w:val="single"/>
        </w:rPr>
        <w:t>location</w:t>
      </w:r>
      <w:r w:rsidR="00AA7685" w:rsidRPr="003E5E48">
        <w:rPr>
          <w:rFonts w:ascii="Times New Roman" w:hAnsi="Times New Roman" w:cs="Times New Roman"/>
          <w:i/>
          <w:iCs/>
          <w:sz w:val="20"/>
        </w:rPr>
        <w:t xml:space="preserve">) </w:t>
      </w:r>
      <w:r w:rsidRPr="003E5E48">
        <w:rPr>
          <w:rFonts w:ascii="Times New Roman" w:hAnsi="Times New Roman" w:cs="Times New Roman"/>
        </w:rPr>
        <w:t>______</w:t>
      </w:r>
      <w:r w:rsidR="002D5F63">
        <w:rPr>
          <w:rFonts w:ascii="Times New Roman" w:hAnsi="Times New Roman" w:cs="Times New Roman"/>
        </w:rPr>
        <w:t>.</w:t>
      </w:r>
    </w:p>
    <w:p w14:paraId="3510198F" w14:textId="5823097C" w:rsidR="000572F2" w:rsidRPr="003E5E48" w:rsidRDefault="003464A7" w:rsidP="00A90031">
      <w:pPr>
        <w:pStyle w:val="Body-BodyCopyNoSpacing"/>
        <w:numPr>
          <w:ilvl w:val="1"/>
          <w:numId w:val="20"/>
        </w:numPr>
        <w:rPr>
          <w:rFonts w:ascii="Times New Roman" w:hAnsi="Times New Roman" w:cs="Times New Roman"/>
        </w:rPr>
      </w:pPr>
      <w:r w:rsidRPr="003E5E48">
        <w:rPr>
          <w:rFonts w:ascii="Times New Roman" w:hAnsi="Times New Roman" w:cs="Times New Roman"/>
        </w:rPr>
        <w:t>Assess</w:t>
      </w:r>
      <w:r w:rsidR="000572F2" w:rsidRPr="003E5E48">
        <w:rPr>
          <w:rFonts w:ascii="Times New Roman" w:hAnsi="Times New Roman" w:cs="Times New Roman"/>
        </w:rPr>
        <w:t xml:space="preserve"> the patient, turn on AED and follow the prompts, check rhythm/shock if indicated (repeat </w:t>
      </w:r>
      <w:r w:rsidR="00AF174D">
        <w:rPr>
          <w:rFonts w:ascii="Times New Roman" w:hAnsi="Times New Roman" w:cs="Times New Roman"/>
        </w:rPr>
        <w:t>every</w:t>
      </w:r>
      <w:r w:rsidR="00AF174D" w:rsidRPr="003E5E48">
        <w:rPr>
          <w:rFonts w:ascii="Times New Roman" w:hAnsi="Times New Roman" w:cs="Times New Roman"/>
        </w:rPr>
        <w:t xml:space="preserve"> </w:t>
      </w:r>
      <w:r w:rsidR="000572F2" w:rsidRPr="003E5E48">
        <w:rPr>
          <w:rFonts w:ascii="Times New Roman" w:hAnsi="Times New Roman" w:cs="Times New Roman"/>
        </w:rPr>
        <w:t xml:space="preserve">2 minutes) initiate CPR following the </w:t>
      </w:r>
      <w:r w:rsidR="002D5F63">
        <w:rPr>
          <w:rFonts w:ascii="Times New Roman" w:hAnsi="Times New Roman" w:cs="Times New Roman"/>
        </w:rPr>
        <w:t>basic life support (</w:t>
      </w:r>
      <w:r w:rsidR="000572F2" w:rsidRPr="003E5E48">
        <w:rPr>
          <w:rFonts w:ascii="Times New Roman" w:hAnsi="Times New Roman" w:cs="Times New Roman"/>
        </w:rPr>
        <w:t>BLS</w:t>
      </w:r>
      <w:r w:rsidR="002D5F63">
        <w:rPr>
          <w:rFonts w:ascii="Times New Roman" w:hAnsi="Times New Roman" w:cs="Times New Roman"/>
        </w:rPr>
        <w:t>)</w:t>
      </w:r>
      <w:r w:rsidR="000572F2" w:rsidRPr="003E5E48">
        <w:rPr>
          <w:rFonts w:ascii="Times New Roman" w:hAnsi="Times New Roman" w:cs="Times New Roman"/>
        </w:rPr>
        <w:t xml:space="preserve"> guidelines (if applicable) and ensure patient safety.</w:t>
      </w:r>
    </w:p>
    <w:p w14:paraId="45B148DB" w14:textId="5EE2266C" w:rsidR="000572F2" w:rsidRPr="003E5E48" w:rsidRDefault="000572F2" w:rsidP="00A90031">
      <w:pPr>
        <w:pStyle w:val="Body-BodyCopyNoSpacing"/>
        <w:numPr>
          <w:ilvl w:val="1"/>
          <w:numId w:val="20"/>
        </w:numPr>
        <w:rPr>
          <w:rFonts w:ascii="Times New Roman" w:hAnsi="Times New Roman" w:cs="Times New Roman"/>
        </w:rPr>
      </w:pPr>
      <w:r w:rsidRPr="003E5E48">
        <w:rPr>
          <w:rFonts w:ascii="Times New Roman" w:hAnsi="Times New Roman" w:cs="Times New Roman"/>
        </w:rPr>
        <w:t xml:space="preserve">Stay with the patient following emergency procedures until ER personnel </w:t>
      </w:r>
      <w:r w:rsidR="00A90031" w:rsidRPr="003E5E48">
        <w:rPr>
          <w:rFonts w:ascii="Times New Roman" w:hAnsi="Times New Roman" w:cs="Times New Roman"/>
        </w:rPr>
        <w:t>arrive.</w:t>
      </w:r>
    </w:p>
    <w:p w14:paraId="3D44E575" w14:textId="14B75A1C" w:rsidR="000572F2" w:rsidRPr="003E5E48" w:rsidRDefault="000572F2" w:rsidP="00A90031">
      <w:pPr>
        <w:pStyle w:val="Body-BodyCopyNoSpacing"/>
        <w:numPr>
          <w:ilvl w:val="1"/>
          <w:numId w:val="20"/>
        </w:numPr>
        <w:rPr>
          <w:rFonts w:ascii="Times New Roman" w:hAnsi="Times New Roman" w:cs="Times New Roman"/>
        </w:rPr>
      </w:pPr>
      <w:r w:rsidRPr="003E5E48">
        <w:rPr>
          <w:rFonts w:ascii="Times New Roman" w:hAnsi="Times New Roman" w:cs="Times New Roman"/>
        </w:rPr>
        <w:t xml:space="preserve">Contact the director and other pertinent </w:t>
      </w:r>
      <w:r w:rsidR="001032EF" w:rsidRPr="003E5E48">
        <w:rPr>
          <w:rFonts w:ascii="Times New Roman" w:hAnsi="Times New Roman" w:cs="Times New Roman"/>
        </w:rPr>
        <w:t>lab</w:t>
      </w:r>
      <w:r w:rsidRPr="003E5E48">
        <w:rPr>
          <w:rFonts w:ascii="Times New Roman" w:hAnsi="Times New Roman" w:cs="Times New Roman"/>
        </w:rPr>
        <w:t xml:space="preserve"> personnel.</w:t>
      </w:r>
    </w:p>
    <w:p w14:paraId="17238290" w14:textId="3B215C4B" w:rsidR="000572F2" w:rsidRPr="003E5E48" w:rsidRDefault="000572F2" w:rsidP="00A90031">
      <w:pPr>
        <w:pStyle w:val="Body-BodyCopyNoSpacing"/>
        <w:numPr>
          <w:ilvl w:val="1"/>
          <w:numId w:val="20"/>
        </w:numPr>
        <w:rPr>
          <w:rFonts w:ascii="Times New Roman" w:hAnsi="Times New Roman" w:cs="Times New Roman"/>
        </w:rPr>
      </w:pPr>
      <w:r w:rsidRPr="003E5E48">
        <w:rPr>
          <w:rFonts w:ascii="Times New Roman" w:hAnsi="Times New Roman" w:cs="Times New Roman"/>
        </w:rPr>
        <w:t xml:space="preserve">Once the patient has been removed from the sleep </w:t>
      </w:r>
      <w:r w:rsidR="001032EF" w:rsidRPr="003E5E48">
        <w:rPr>
          <w:rFonts w:ascii="Times New Roman" w:hAnsi="Times New Roman" w:cs="Times New Roman"/>
        </w:rPr>
        <w:t>lab</w:t>
      </w:r>
      <w:r w:rsidRPr="003E5E48">
        <w:rPr>
          <w:rFonts w:ascii="Times New Roman" w:hAnsi="Times New Roman" w:cs="Times New Roman"/>
        </w:rPr>
        <w:t xml:space="preserve"> or ER has been resolved, complete appropriate documentation in the medical record.</w:t>
      </w:r>
    </w:p>
    <w:p w14:paraId="4854859C" w14:textId="77777777" w:rsidR="000572F2" w:rsidRPr="003E5E48" w:rsidRDefault="000572F2" w:rsidP="00A90031">
      <w:pPr>
        <w:pStyle w:val="Body-BodyCopyNoSpacing"/>
        <w:numPr>
          <w:ilvl w:val="1"/>
          <w:numId w:val="20"/>
        </w:numPr>
        <w:rPr>
          <w:rFonts w:ascii="Times New Roman" w:hAnsi="Times New Roman" w:cs="Times New Roman"/>
        </w:rPr>
      </w:pPr>
      <w:r w:rsidRPr="003E5E48">
        <w:rPr>
          <w:rFonts w:ascii="Times New Roman" w:hAnsi="Times New Roman" w:cs="Times New Roman"/>
        </w:rPr>
        <w:t>Complete an unusual occurrence report documenting the event, procedures followed, actions taken, outcome and recommendations for improvement, if warranted.</w:t>
      </w:r>
    </w:p>
    <w:p w14:paraId="6D968D75" w14:textId="285F4657" w:rsidR="000572F2" w:rsidRPr="003E5E48" w:rsidRDefault="000572F2" w:rsidP="009468F1">
      <w:pPr>
        <w:pStyle w:val="Body-BodyCopyNoSpacing"/>
        <w:numPr>
          <w:ilvl w:val="0"/>
          <w:numId w:val="20"/>
        </w:numPr>
        <w:rPr>
          <w:rFonts w:ascii="Times New Roman" w:hAnsi="Times New Roman" w:cs="Times New Roman"/>
        </w:rPr>
      </w:pPr>
      <w:r w:rsidRPr="003E5E48">
        <w:rPr>
          <w:rFonts w:ascii="Times New Roman" w:hAnsi="Times New Roman" w:cs="Times New Roman"/>
        </w:rPr>
        <w:t>Two technologists on duty</w:t>
      </w:r>
    </w:p>
    <w:p w14:paraId="0933FA4E" w14:textId="532FC32C" w:rsidR="008B4A7E" w:rsidRPr="003E5E48" w:rsidRDefault="000572F2" w:rsidP="00A90031">
      <w:pPr>
        <w:pStyle w:val="Body-BodyCopyNoSpacing"/>
        <w:numPr>
          <w:ilvl w:val="1"/>
          <w:numId w:val="20"/>
        </w:numPr>
        <w:rPr>
          <w:rFonts w:ascii="Times New Roman" w:hAnsi="Times New Roman" w:cs="Times New Roman"/>
        </w:rPr>
      </w:pPr>
      <w:r w:rsidRPr="003E5E48">
        <w:rPr>
          <w:rFonts w:ascii="Times New Roman" w:hAnsi="Times New Roman" w:cs="Times New Roman"/>
        </w:rPr>
        <w:t xml:space="preserve">Technologist </w:t>
      </w:r>
      <w:r w:rsidR="00175DE2">
        <w:rPr>
          <w:rFonts w:ascii="Times New Roman" w:hAnsi="Times New Roman" w:cs="Times New Roman"/>
        </w:rPr>
        <w:t>O</w:t>
      </w:r>
      <w:r w:rsidRPr="003E5E48">
        <w:rPr>
          <w:rFonts w:ascii="Times New Roman" w:hAnsi="Times New Roman" w:cs="Times New Roman"/>
        </w:rPr>
        <w:t xml:space="preserve">ne: </w:t>
      </w:r>
    </w:p>
    <w:p w14:paraId="43BDAEE6" w14:textId="7625426A" w:rsidR="000572F2" w:rsidRPr="003E5E48" w:rsidRDefault="008B4A7E" w:rsidP="009468F1">
      <w:pPr>
        <w:pStyle w:val="Body-BodyCopyNoSpacing"/>
        <w:numPr>
          <w:ilvl w:val="2"/>
          <w:numId w:val="20"/>
        </w:numPr>
        <w:rPr>
          <w:rFonts w:ascii="Times New Roman" w:hAnsi="Times New Roman" w:cs="Times New Roman"/>
        </w:rPr>
      </w:pPr>
      <w:r w:rsidRPr="003E5E48">
        <w:rPr>
          <w:rFonts w:ascii="Times New Roman" w:hAnsi="Times New Roman" w:cs="Times New Roman"/>
        </w:rPr>
        <w:t>C</w:t>
      </w:r>
      <w:r w:rsidR="000572F2" w:rsidRPr="003E5E48">
        <w:rPr>
          <w:rFonts w:ascii="Times New Roman" w:hAnsi="Times New Roman" w:cs="Times New Roman"/>
        </w:rPr>
        <w:t xml:space="preserve">all for help and send </w:t>
      </w:r>
      <w:r w:rsidR="00021A61" w:rsidRPr="003E5E48">
        <w:rPr>
          <w:rFonts w:ascii="Times New Roman" w:hAnsi="Times New Roman" w:cs="Times New Roman"/>
        </w:rPr>
        <w:t>a second</w:t>
      </w:r>
      <w:r w:rsidR="000572F2" w:rsidRPr="003E5E48">
        <w:rPr>
          <w:rFonts w:ascii="Times New Roman" w:hAnsi="Times New Roman" w:cs="Times New Roman"/>
        </w:rPr>
        <w:t xml:space="preserve"> technologist to call 911 and obtain AED. </w:t>
      </w:r>
    </w:p>
    <w:p w14:paraId="5EEB8EE3" w14:textId="6A5F42C0" w:rsidR="000572F2" w:rsidRPr="003E5E48" w:rsidRDefault="002D5F63" w:rsidP="009468F1">
      <w:pPr>
        <w:pStyle w:val="Body-BodyCopyNoSpacing"/>
        <w:numPr>
          <w:ilvl w:val="2"/>
          <w:numId w:val="20"/>
        </w:numPr>
        <w:rPr>
          <w:rFonts w:ascii="Times New Roman" w:hAnsi="Times New Roman" w:cs="Times New Roman"/>
        </w:rPr>
      </w:pPr>
      <w:r>
        <w:rPr>
          <w:rFonts w:ascii="Times New Roman" w:hAnsi="Times New Roman" w:cs="Times New Roman"/>
        </w:rPr>
        <w:t xml:space="preserve"> </w:t>
      </w:r>
      <w:r w:rsidR="000572F2" w:rsidRPr="003E5E48">
        <w:rPr>
          <w:rFonts w:ascii="Times New Roman" w:hAnsi="Times New Roman" w:cs="Times New Roman"/>
        </w:rPr>
        <w:t xml:space="preserve">Assess the patient, initiate CPR till AED arrives. When </w:t>
      </w:r>
      <w:r w:rsidR="00427C28" w:rsidRPr="003E5E48">
        <w:rPr>
          <w:rFonts w:ascii="Times New Roman" w:hAnsi="Times New Roman" w:cs="Times New Roman"/>
        </w:rPr>
        <w:t>the AED</w:t>
      </w:r>
      <w:r w:rsidR="000572F2" w:rsidRPr="003E5E48">
        <w:rPr>
          <w:rFonts w:ascii="Times New Roman" w:hAnsi="Times New Roman" w:cs="Times New Roman"/>
        </w:rPr>
        <w:t xml:space="preserve"> arrives, turn on AED and follow the prompts</w:t>
      </w:r>
      <w:r w:rsidR="00B7376D">
        <w:rPr>
          <w:rFonts w:ascii="Times New Roman" w:hAnsi="Times New Roman" w:cs="Times New Roman"/>
        </w:rPr>
        <w:t>;</w:t>
      </w:r>
      <w:r w:rsidR="000572F2" w:rsidRPr="003E5E48">
        <w:rPr>
          <w:rFonts w:ascii="Times New Roman" w:hAnsi="Times New Roman" w:cs="Times New Roman"/>
        </w:rPr>
        <w:t xml:space="preserve"> check rhythm/shock if indicated (repeat </w:t>
      </w:r>
      <w:r w:rsidR="003464A7" w:rsidRPr="003E5E48">
        <w:rPr>
          <w:rFonts w:ascii="Times New Roman" w:hAnsi="Times New Roman" w:cs="Times New Roman"/>
        </w:rPr>
        <w:t>every</w:t>
      </w:r>
      <w:r w:rsidR="000572F2" w:rsidRPr="003E5E48">
        <w:rPr>
          <w:rFonts w:ascii="Times New Roman" w:hAnsi="Times New Roman" w:cs="Times New Roman"/>
        </w:rPr>
        <w:t xml:space="preserve"> 2 minutes)</w:t>
      </w:r>
      <w:r w:rsidR="00B7376D">
        <w:rPr>
          <w:rFonts w:ascii="Times New Roman" w:hAnsi="Times New Roman" w:cs="Times New Roman"/>
        </w:rPr>
        <w:t>;</w:t>
      </w:r>
      <w:r w:rsidR="000572F2" w:rsidRPr="003E5E48">
        <w:rPr>
          <w:rFonts w:ascii="Times New Roman" w:hAnsi="Times New Roman" w:cs="Times New Roman"/>
        </w:rPr>
        <w:t xml:space="preserve"> resume CPR following the BLS guidelines (if applicable) and ensure patient safety.</w:t>
      </w:r>
    </w:p>
    <w:p w14:paraId="0DD5726F" w14:textId="6390C2CC" w:rsidR="000572F2" w:rsidRPr="003E5E48" w:rsidRDefault="000572F2" w:rsidP="00A90031">
      <w:pPr>
        <w:pStyle w:val="Body-BodyCopyNoSpacing"/>
        <w:numPr>
          <w:ilvl w:val="1"/>
          <w:numId w:val="20"/>
        </w:numPr>
        <w:rPr>
          <w:rFonts w:ascii="Times New Roman" w:hAnsi="Times New Roman" w:cs="Times New Roman"/>
        </w:rPr>
      </w:pPr>
      <w:r w:rsidRPr="003E5E48">
        <w:rPr>
          <w:rFonts w:ascii="Times New Roman" w:hAnsi="Times New Roman" w:cs="Times New Roman"/>
        </w:rPr>
        <w:t xml:space="preserve">Technologist </w:t>
      </w:r>
      <w:r w:rsidR="00175DE2">
        <w:rPr>
          <w:rFonts w:ascii="Times New Roman" w:hAnsi="Times New Roman" w:cs="Times New Roman"/>
        </w:rPr>
        <w:t>T</w:t>
      </w:r>
      <w:r w:rsidRPr="003E5E48">
        <w:rPr>
          <w:rFonts w:ascii="Times New Roman" w:hAnsi="Times New Roman" w:cs="Times New Roman"/>
        </w:rPr>
        <w:t>wo</w:t>
      </w:r>
      <w:r w:rsidR="00A90031" w:rsidRPr="003E5E48">
        <w:rPr>
          <w:rFonts w:ascii="Times New Roman" w:hAnsi="Times New Roman" w:cs="Times New Roman"/>
        </w:rPr>
        <w:t>:</w:t>
      </w:r>
    </w:p>
    <w:p w14:paraId="5093C93E" w14:textId="20CBD16C" w:rsidR="000572F2" w:rsidRPr="003E5E48" w:rsidRDefault="000572F2" w:rsidP="00A90031">
      <w:pPr>
        <w:pStyle w:val="Body-BodyCopyNoSpacing"/>
        <w:numPr>
          <w:ilvl w:val="2"/>
          <w:numId w:val="20"/>
        </w:numPr>
        <w:rPr>
          <w:rFonts w:ascii="Times New Roman" w:hAnsi="Times New Roman" w:cs="Times New Roman"/>
        </w:rPr>
      </w:pPr>
      <w:r w:rsidRPr="003E5E48">
        <w:rPr>
          <w:rFonts w:ascii="Times New Roman" w:hAnsi="Times New Roman" w:cs="Times New Roman"/>
        </w:rPr>
        <w:t xml:space="preserve">Call emergency personnel </w:t>
      </w:r>
      <w:r w:rsidR="00427C28" w:rsidRPr="003E5E48">
        <w:rPr>
          <w:rFonts w:ascii="Times New Roman" w:hAnsi="Times New Roman" w:cs="Times New Roman"/>
        </w:rPr>
        <w:t xml:space="preserve">on </w:t>
      </w:r>
      <w:r w:rsidRPr="003E5E48">
        <w:rPr>
          <w:rFonts w:ascii="Times New Roman" w:hAnsi="Times New Roman" w:cs="Times New Roman"/>
        </w:rPr>
        <w:t>911.</w:t>
      </w:r>
    </w:p>
    <w:p w14:paraId="509C1CD9" w14:textId="77777777" w:rsidR="000572F2" w:rsidRPr="003E5E48" w:rsidRDefault="000572F2" w:rsidP="00A90031">
      <w:pPr>
        <w:pStyle w:val="Body-BodyCopyNoSpacing"/>
        <w:numPr>
          <w:ilvl w:val="2"/>
          <w:numId w:val="20"/>
        </w:numPr>
        <w:rPr>
          <w:rFonts w:ascii="Times New Roman" w:hAnsi="Times New Roman" w:cs="Times New Roman"/>
        </w:rPr>
      </w:pPr>
      <w:r w:rsidRPr="003E5E48">
        <w:rPr>
          <w:rFonts w:ascii="Times New Roman" w:hAnsi="Times New Roman" w:cs="Times New Roman"/>
        </w:rPr>
        <w:t>Provide the following information:</w:t>
      </w:r>
    </w:p>
    <w:p w14:paraId="368B2838" w14:textId="39B21F4C" w:rsidR="00406252" w:rsidRPr="003E5E48" w:rsidRDefault="00B7376D" w:rsidP="00A90031">
      <w:pPr>
        <w:pStyle w:val="Body-BodyCopyNoSpacing"/>
        <w:numPr>
          <w:ilvl w:val="3"/>
          <w:numId w:val="20"/>
        </w:numPr>
        <w:rPr>
          <w:rFonts w:ascii="Times New Roman" w:hAnsi="Times New Roman" w:cs="Times New Roman"/>
        </w:rPr>
      </w:pPr>
      <w:r>
        <w:rPr>
          <w:rFonts w:ascii="Times New Roman" w:hAnsi="Times New Roman" w:cs="Times New Roman"/>
        </w:rPr>
        <w:t>n</w:t>
      </w:r>
      <w:r w:rsidR="00406252" w:rsidRPr="003E5E48">
        <w:rPr>
          <w:rFonts w:ascii="Times New Roman" w:hAnsi="Times New Roman" w:cs="Times New Roman"/>
        </w:rPr>
        <w:t xml:space="preserve">ame and physical address of the sleep </w:t>
      </w:r>
      <w:r w:rsidR="00427C28" w:rsidRPr="003E5E48">
        <w:rPr>
          <w:rFonts w:ascii="Times New Roman" w:hAnsi="Times New Roman" w:cs="Times New Roman"/>
        </w:rPr>
        <w:t>lab</w:t>
      </w:r>
    </w:p>
    <w:p w14:paraId="286E9C28" w14:textId="7B1C28EB" w:rsidR="000572F2" w:rsidRPr="003E5E48" w:rsidRDefault="00B7376D" w:rsidP="00A90031">
      <w:pPr>
        <w:pStyle w:val="Body-BodyCopyNoSpacing"/>
        <w:numPr>
          <w:ilvl w:val="3"/>
          <w:numId w:val="20"/>
        </w:numPr>
        <w:rPr>
          <w:rFonts w:ascii="Times New Roman" w:hAnsi="Times New Roman" w:cs="Times New Roman"/>
        </w:rPr>
      </w:pPr>
      <w:r>
        <w:rPr>
          <w:rFonts w:ascii="Times New Roman" w:hAnsi="Times New Roman" w:cs="Times New Roman"/>
        </w:rPr>
        <w:t>p</w:t>
      </w:r>
      <w:r w:rsidR="000572F2" w:rsidRPr="003E5E48">
        <w:rPr>
          <w:rFonts w:ascii="Times New Roman" w:hAnsi="Times New Roman" w:cs="Times New Roman"/>
        </w:rPr>
        <w:t xml:space="preserve">hone </w:t>
      </w:r>
      <w:r w:rsidR="00406252" w:rsidRPr="003E5E48">
        <w:rPr>
          <w:rFonts w:ascii="Times New Roman" w:hAnsi="Times New Roman" w:cs="Times New Roman"/>
        </w:rPr>
        <w:t>number</w:t>
      </w:r>
      <w:r w:rsidR="000572F2" w:rsidRPr="003E5E48">
        <w:rPr>
          <w:rFonts w:ascii="Times New Roman" w:hAnsi="Times New Roman" w:cs="Times New Roman"/>
        </w:rPr>
        <w:t xml:space="preserve"> </w:t>
      </w:r>
    </w:p>
    <w:p w14:paraId="3669608E" w14:textId="6FC4987B" w:rsidR="000572F2" w:rsidRPr="003E5E48" w:rsidRDefault="00B7376D" w:rsidP="00A90031">
      <w:pPr>
        <w:pStyle w:val="Body-BodyCopyNoSpacing"/>
        <w:numPr>
          <w:ilvl w:val="3"/>
          <w:numId w:val="20"/>
        </w:numPr>
        <w:rPr>
          <w:rFonts w:ascii="Times New Roman" w:hAnsi="Times New Roman" w:cs="Times New Roman"/>
        </w:rPr>
      </w:pPr>
      <w:r>
        <w:rPr>
          <w:rFonts w:ascii="Times New Roman" w:hAnsi="Times New Roman" w:cs="Times New Roman"/>
        </w:rPr>
        <w:t>n</w:t>
      </w:r>
      <w:r w:rsidR="000572F2" w:rsidRPr="003E5E48">
        <w:rPr>
          <w:rFonts w:ascii="Times New Roman" w:hAnsi="Times New Roman" w:cs="Times New Roman"/>
        </w:rPr>
        <w:t>ature of the emergency</w:t>
      </w:r>
    </w:p>
    <w:p w14:paraId="1D82F258" w14:textId="6A03436F" w:rsidR="00406252" w:rsidRPr="003E5E48" w:rsidRDefault="00B7376D" w:rsidP="00A90031">
      <w:pPr>
        <w:pStyle w:val="Body-BodyCopyNoSpacing"/>
        <w:numPr>
          <w:ilvl w:val="3"/>
          <w:numId w:val="20"/>
        </w:numPr>
        <w:rPr>
          <w:rFonts w:ascii="Times New Roman" w:hAnsi="Times New Roman" w:cs="Times New Roman"/>
        </w:rPr>
      </w:pPr>
      <w:r>
        <w:rPr>
          <w:rFonts w:ascii="Times New Roman" w:hAnsi="Times New Roman" w:cs="Times New Roman"/>
        </w:rPr>
        <w:t>d</w:t>
      </w:r>
      <w:r w:rsidR="00406252" w:rsidRPr="003E5E48">
        <w:rPr>
          <w:rFonts w:ascii="Times New Roman" w:hAnsi="Times New Roman" w:cs="Times New Roman"/>
        </w:rPr>
        <w:t xml:space="preserve">etailed instructions for entry access to the </w:t>
      </w:r>
      <w:r w:rsidR="00427C28" w:rsidRPr="003E5E48">
        <w:rPr>
          <w:rFonts w:ascii="Times New Roman" w:hAnsi="Times New Roman" w:cs="Times New Roman"/>
        </w:rPr>
        <w:t>lab</w:t>
      </w:r>
      <w:r w:rsidR="00406252" w:rsidRPr="003E5E48">
        <w:rPr>
          <w:rFonts w:ascii="Times New Roman" w:hAnsi="Times New Roman" w:cs="Times New Roman"/>
        </w:rPr>
        <w:t xml:space="preserve"> </w:t>
      </w:r>
    </w:p>
    <w:p w14:paraId="2BCEE6BA" w14:textId="11952E2E" w:rsidR="000572F2" w:rsidRPr="003E5E48" w:rsidRDefault="000572F2" w:rsidP="00A90031">
      <w:pPr>
        <w:pStyle w:val="Body-BodyCopyNoSpacing"/>
        <w:numPr>
          <w:ilvl w:val="3"/>
          <w:numId w:val="20"/>
        </w:numPr>
        <w:rPr>
          <w:rFonts w:ascii="Times New Roman" w:hAnsi="Times New Roman" w:cs="Times New Roman"/>
        </w:rPr>
      </w:pPr>
      <w:r w:rsidRPr="003E5E48">
        <w:rPr>
          <w:rFonts w:ascii="Times New Roman" w:hAnsi="Times New Roman" w:cs="Times New Roman"/>
        </w:rPr>
        <w:t>Obtain AED, which is located</w:t>
      </w:r>
      <w:r w:rsidRPr="003E5E48">
        <w:rPr>
          <w:rFonts w:ascii="Times New Roman" w:hAnsi="Times New Roman" w:cs="Times New Roman"/>
          <w:i/>
          <w:iCs/>
          <w:u w:val="single"/>
        </w:rPr>
        <w:t>___</w:t>
      </w:r>
      <w:r w:rsidR="00AA7685" w:rsidRPr="003E5E48">
        <w:rPr>
          <w:rFonts w:ascii="Times New Roman" w:hAnsi="Times New Roman" w:cs="Times New Roman"/>
          <w:i/>
          <w:iCs/>
          <w:sz w:val="18"/>
          <w:szCs w:val="16"/>
          <w:u w:val="single"/>
        </w:rPr>
        <w:t>(insert</w:t>
      </w:r>
      <w:r w:rsidR="005169F2" w:rsidRPr="003E5E48">
        <w:rPr>
          <w:rFonts w:ascii="Times New Roman" w:hAnsi="Times New Roman" w:cs="Times New Roman"/>
          <w:i/>
          <w:iCs/>
          <w:sz w:val="18"/>
          <w:szCs w:val="16"/>
          <w:u w:val="single"/>
        </w:rPr>
        <w:t xml:space="preserve"> location</w:t>
      </w:r>
      <w:r w:rsidR="00AA7685" w:rsidRPr="003E5E48">
        <w:rPr>
          <w:rFonts w:ascii="Times New Roman" w:hAnsi="Times New Roman" w:cs="Times New Roman"/>
          <w:sz w:val="18"/>
          <w:szCs w:val="16"/>
        </w:rPr>
        <w:t>)</w:t>
      </w:r>
      <w:r w:rsidR="005169F2" w:rsidRPr="003E5E48">
        <w:rPr>
          <w:rFonts w:ascii="Times New Roman" w:hAnsi="Times New Roman" w:cs="Times New Roman"/>
          <w:sz w:val="18"/>
          <w:szCs w:val="16"/>
        </w:rPr>
        <w:t xml:space="preserve"> </w:t>
      </w:r>
      <w:r w:rsidR="00AA7685" w:rsidRPr="003E5E48">
        <w:rPr>
          <w:rFonts w:ascii="Times New Roman" w:hAnsi="Times New Roman" w:cs="Times New Roman"/>
          <w:sz w:val="18"/>
          <w:szCs w:val="16"/>
        </w:rPr>
        <w:t xml:space="preserve"> </w:t>
      </w:r>
      <w:r w:rsidRPr="003E5E48">
        <w:rPr>
          <w:rFonts w:ascii="Times New Roman" w:hAnsi="Times New Roman" w:cs="Times New Roman"/>
        </w:rPr>
        <w:t>________</w:t>
      </w:r>
      <w:r w:rsidR="002B0973">
        <w:rPr>
          <w:rFonts w:ascii="Times New Roman" w:hAnsi="Times New Roman" w:cs="Times New Roman"/>
        </w:rPr>
        <w:t>.</w:t>
      </w:r>
    </w:p>
    <w:p w14:paraId="3B764889" w14:textId="42A3D2FA" w:rsidR="000572F2" w:rsidRPr="003E5E48" w:rsidRDefault="000572F2" w:rsidP="00A90031">
      <w:pPr>
        <w:pStyle w:val="Body-BodyCopyNoSpacing"/>
        <w:numPr>
          <w:ilvl w:val="1"/>
          <w:numId w:val="20"/>
        </w:numPr>
        <w:rPr>
          <w:rFonts w:ascii="Times New Roman" w:hAnsi="Times New Roman" w:cs="Times New Roman"/>
        </w:rPr>
      </w:pPr>
      <w:r w:rsidRPr="003E5E48">
        <w:rPr>
          <w:rFonts w:ascii="Times New Roman" w:hAnsi="Times New Roman" w:cs="Times New Roman"/>
        </w:rPr>
        <w:t xml:space="preserve">Monitor other patients in the sleep </w:t>
      </w:r>
      <w:r w:rsidR="00427C28" w:rsidRPr="003E5E48">
        <w:rPr>
          <w:rFonts w:ascii="Times New Roman" w:hAnsi="Times New Roman" w:cs="Times New Roman"/>
        </w:rPr>
        <w:t>lab</w:t>
      </w:r>
      <w:r w:rsidRPr="003E5E48">
        <w:rPr>
          <w:rFonts w:ascii="Times New Roman" w:hAnsi="Times New Roman" w:cs="Times New Roman"/>
        </w:rPr>
        <w:t>.</w:t>
      </w:r>
    </w:p>
    <w:p w14:paraId="43C976E0" w14:textId="77777777" w:rsidR="000572F2" w:rsidRPr="003E5E48" w:rsidRDefault="000572F2" w:rsidP="00A90031">
      <w:pPr>
        <w:pStyle w:val="Body-BodyCopyNoSpacing"/>
        <w:numPr>
          <w:ilvl w:val="1"/>
          <w:numId w:val="20"/>
        </w:numPr>
        <w:rPr>
          <w:rFonts w:ascii="Times New Roman" w:hAnsi="Times New Roman" w:cs="Times New Roman"/>
        </w:rPr>
      </w:pPr>
      <w:r w:rsidRPr="003E5E48">
        <w:rPr>
          <w:rFonts w:ascii="Times New Roman" w:hAnsi="Times New Roman" w:cs="Times New Roman"/>
        </w:rPr>
        <w:t>Once ER personnel arrive, open the door and direct personnel to the emergency.</w:t>
      </w:r>
    </w:p>
    <w:p w14:paraId="22E257AD" w14:textId="77777777" w:rsidR="000572F2" w:rsidRPr="003E5E48" w:rsidRDefault="000572F2" w:rsidP="00A90031">
      <w:pPr>
        <w:pStyle w:val="Body-BodyCopyNoSpacing"/>
        <w:numPr>
          <w:ilvl w:val="1"/>
          <w:numId w:val="20"/>
        </w:numPr>
        <w:rPr>
          <w:rFonts w:ascii="Times New Roman" w:hAnsi="Times New Roman" w:cs="Times New Roman"/>
        </w:rPr>
      </w:pPr>
      <w:r w:rsidRPr="003E5E48">
        <w:rPr>
          <w:rFonts w:ascii="Times New Roman" w:hAnsi="Times New Roman" w:cs="Times New Roman"/>
        </w:rPr>
        <w:t>Continue to monitor other patients; complete the ongoing sleep services.</w:t>
      </w:r>
    </w:p>
    <w:p w14:paraId="604A5BB1" w14:textId="7E5BC640" w:rsidR="000572F2" w:rsidRPr="003E5E48" w:rsidRDefault="000572F2" w:rsidP="00A90031">
      <w:pPr>
        <w:pStyle w:val="Body-BodyCopyNoSpacing"/>
        <w:numPr>
          <w:ilvl w:val="1"/>
          <w:numId w:val="20"/>
        </w:numPr>
        <w:rPr>
          <w:rFonts w:ascii="Times New Roman" w:hAnsi="Times New Roman" w:cs="Times New Roman"/>
        </w:rPr>
      </w:pPr>
      <w:r w:rsidRPr="003E5E48">
        <w:rPr>
          <w:rFonts w:ascii="Times New Roman" w:hAnsi="Times New Roman" w:cs="Times New Roman"/>
        </w:rPr>
        <w:t xml:space="preserve">Once </w:t>
      </w:r>
      <w:r w:rsidR="00021A61" w:rsidRPr="003E5E48">
        <w:rPr>
          <w:rFonts w:ascii="Times New Roman" w:hAnsi="Times New Roman" w:cs="Times New Roman"/>
        </w:rPr>
        <w:t>the emergency</w:t>
      </w:r>
      <w:r w:rsidRPr="003E5E48">
        <w:rPr>
          <w:rFonts w:ascii="Times New Roman" w:hAnsi="Times New Roman" w:cs="Times New Roman"/>
        </w:rPr>
        <w:t xml:space="preserve"> has been resolved, assist Technologist One in completing the unusual occurrence report documenting the event including procedures followed, actions taken, outcome and recommendations for improvement, if warranted.</w:t>
      </w:r>
    </w:p>
    <w:p w14:paraId="1FAC78F5" w14:textId="02AF48E9" w:rsidR="000572F2" w:rsidRPr="003E5E48" w:rsidRDefault="000572F2" w:rsidP="00A90031">
      <w:pPr>
        <w:pStyle w:val="Body-BodyCopyNoSpacing"/>
        <w:numPr>
          <w:ilvl w:val="1"/>
          <w:numId w:val="20"/>
        </w:numPr>
        <w:rPr>
          <w:rFonts w:ascii="Times New Roman" w:hAnsi="Times New Roman" w:cs="Times New Roman"/>
        </w:rPr>
      </w:pPr>
      <w:r w:rsidRPr="003E5E48">
        <w:rPr>
          <w:rFonts w:ascii="Times New Roman" w:hAnsi="Times New Roman" w:cs="Times New Roman"/>
        </w:rPr>
        <w:t>Restock the emergency cart: e.g., medications or equipment used or oxygen supplies.</w:t>
      </w:r>
    </w:p>
    <w:p w14:paraId="36A918CF" w14:textId="280DAA02" w:rsidR="000572F2" w:rsidRPr="003E5E48" w:rsidRDefault="000572F2" w:rsidP="00A90031">
      <w:pPr>
        <w:pStyle w:val="Body-BodyCopyNoSpacing"/>
        <w:numPr>
          <w:ilvl w:val="1"/>
          <w:numId w:val="20"/>
        </w:numPr>
        <w:rPr>
          <w:rFonts w:ascii="Times New Roman" w:hAnsi="Times New Roman" w:cs="Times New Roman"/>
        </w:rPr>
      </w:pPr>
      <w:r w:rsidRPr="003E5E48">
        <w:rPr>
          <w:rFonts w:ascii="Times New Roman" w:hAnsi="Times New Roman" w:cs="Times New Roman"/>
        </w:rPr>
        <w:t>Return AED to proper location, if used.</w:t>
      </w:r>
    </w:p>
    <w:p w14:paraId="102993D2" w14:textId="077357EF" w:rsidR="000572F2" w:rsidRPr="003E5E48" w:rsidRDefault="000572F2" w:rsidP="000572F2">
      <w:pPr>
        <w:pStyle w:val="Body-BodyCopyNoSpacing"/>
        <w:spacing w:before="180"/>
        <w:rPr>
          <w:rFonts w:ascii="Times New Roman" w:hAnsi="Times New Roman" w:cs="Times New Roman"/>
        </w:rPr>
      </w:pPr>
      <w:r w:rsidRPr="003E5E48">
        <w:rPr>
          <w:rStyle w:val="BoldBlue"/>
          <w:rFonts w:ascii="Times New Roman" w:hAnsi="Times New Roman" w:cs="Times New Roman"/>
          <w:color w:val="auto"/>
        </w:rPr>
        <w:t>Cardiopulmonary</w:t>
      </w:r>
    </w:p>
    <w:p w14:paraId="261891DE" w14:textId="77777777" w:rsidR="000572F2" w:rsidRPr="003E5E48" w:rsidRDefault="000572F2" w:rsidP="00A90031">
      <w:pPr>
        <w:pStyle w:val="Body-BodyCopyNoSpacing"/>
        <w:numPr>
          <w:ilvl w:val="0"/>
          <w:numId w:val="22"/>
        </w:numPr>
        <w:rPr>
          <w:rFonts w:ascii="Times New Roman" w:hAnsi="Times New Roman" w:cs="Times New Roman"/>
        </w:rPr>
      </w:pPr>
      <w:r w:rsidRPr="003E5E48">
        <w:rPr>
          <w:rFonts w:ascii="Times New Roman" w:hAnsi="Times New Roman" w:cs="Times New Roman"/>
        </w:rPr>
        <w:t>Enter patient room and try to arouse the patient if you identify any of the following:</w:t>
      </w:r>
    </w:p>
    <w:p w14:paraId="17A0BC6E" w14:textId="1A3EE047" w:rsidR="000572F2" w:rsidRPr="003E5E48" w:rsidRDefault="00175DE2" w:rsidP="00A90031">
      <w:pPr>
        <w:pStyle w:val="Body-BodyCopyNoSpacing"/>
        <w:numPr>
          <w:ilvl w:val="1"/>
          <w:numId w:val="22"/>
        </w:numPr>
        <w:rPr>
          <w:rFonts w:ascii="Times New Roman" w:hAnsi="Times New Roman" w:cs="Times New Roman"/>
        </w:rPr>
      </w:pPr>
      <w:r>
        <w:rPr>
          <w:rFonts w:ascii="Times New Roman" w:hAnsi="Times New Roman" w:cs="Times New Roman"/>
        </w:rPr>
        <w:t>a</w:t>
      </w:r>
      <w:r w:rsidR="000572F2" w:rsidRPr="003E5E48">
        <w:rPr>
          <w:rFonts w:ascii="Times New Roman" w:hAnsi="Times New Roman" w:cs="Times New Roman"/>
        </w:rPr>
        <w:t>systole greater than 10 seconds (check backup lead first)</w:t>
      </w:r>
    </w:p>
    <w:p w14:paraId="0C698614" w14:textId="792ECD4B" w:rsidR="000572F2" w:rsidRPr="003E5E48" w:rsidRDefault="00175DE2" w:rsidP="00A90031">
      <w:pPr>
        <w:pStyle w:val="Body-BodyCopyNoSpacing"/>
        <w:numPr>
          <w:ilvl w:val="1"/>
          <w:numId w:val="22"/>
        </w:numPr>
        <w:rPr>
          <w:rFonts w:ascii="Times New Roman" w:hAnsi="Times New Roman" w:cs="Times New Roman"/>
        </w:rPr>
      </w:pPr>
      <w:r>
        <w:rPr>
          <w:rFonts w:ascii="Times New Roman" w:hAnsi="Times New Roman" w:cs="Times New Roman"/>
        </w:rPr>
        <w:t>v</w:t>
      </w:r>
      <w:r w:rsidR="000572F2" w:rsidRPr="003E5E48">
        <w:rPr>
          <w:rFonts w:ascii="Times New Roman" w:hAnsi="Times New Roman" w:cs="Times New Roman"/>
        </w:rPr>
        <w:t>entricular tachycardia greater than 10 seconds</w:t>
      </w:r>
    </w:p>
    <w:p w14:paraId="474976FF" w14:textId="1386BDB8" w:rsidR="000572F2" w:rsidRPr="003E5E48" w:rsidRDefault="00175DE2" w:rsidP="00A90031">
      <w:pPr>
        <w:pStyle w:val="Body-BodyCopyNoSpacing"/>
        <w:numPr>
          <w:ilvl w:val="1"/>
          <w:numId w:val="22"/>
        </w:numPr>
        <w:rPr>
          <w:rFonts w:ascii="Times New Roman" w:hAnsi="Times New Roman" w:cs="Times New Roman"/>
        </w:rPr>
      </w:pPr>
      <w:r>
        <w:rPr>
          <w:rFonts w:ascii="Times New Roman" w:hAnsi="Times New Roman" w:cs="Times New Roman"/>
        </w:rPr>
        <w:t>v</w:t>
      </w:r>
      <w:r w:rsidR="000572F2" w:rsidRPr="003E5E48">
        <w:rPr>
          <w:rFonts w:ascii="Times New Roman" w:hAnsi="Times New Roman" w:cs="Times New Roman"/>
        </w:rPr>
        <w:t>entricular fibrillation</w:t>
      </w:r>
    </w:p>
    <w:p w14:paraId="6866E449" w14:textId="46C7D390" w:rsidR="000572F2" w:rsidRPr="003E5E48" w:rsidRDefault="00175DE2" w:rsidP="00A90031">
      <w:pPr>
        <w:pStyle w:val="Body-BodyCopyNoSpacing"/>
        <w:numPr>
          <w:ilvl w:val="1"/>
          <w:numId w:val="22"/>
        </w:numPr>
        <w:rPr>
          <w:rFonts w:ascii="Times New Roman" w:hAnsi="Times New Roman" w:cs="Times New Roman"/>
        </w:rPr>
      </w:pPr>
      <w:r>
        <w:rPr>
          <w:rFonts w:ascii="Times New Roman" w:hAnsi="Times New Roman" w:cs="Times New Roman"/>
        </w:rPr>
        <w:t>a</w:t>
      </w:r>
      <w:r w:rsidR="000572F2" w:rsidRPr="003E5E48">
        <w:rPr>
          <w:rFonts w:ascii="Times New Roman" w:hAnsi="Times New Roman" w:cs="Times New Roman"/>
        </w:rPr>
        <w:t xml:space="preserve">pnea greater than </w:t>
      </w:r>
      <w:r>
        <w:rPr>
          <w:rFonts w:ascii="Times New Roman" w:hAnsi="Times New Roman" w:cs="Times New Roman"/>
        </w:rPr>
        <w:t>2</w:t>
      </w:r>
      <w:r w:rsidRPr="003E5E48">
        <w:rPr>
          <w:rFonts w:ascii="Times New Roman" w:hAnsi="Times New Roman" w:cs="Times New Roman"/>
        </w:rPr>
        <w:t xml:space="preserve"> </w:t>
      </w:r>
      <w:r w:rsidR="000572F2" w:rsidRPr="003E5E48">
        <w:rPr>
          <w:rFonts w:ascii="Times New Roman" w:hAnsi="Times New Roman" w:cs="Times New Roman"/>
        </w:rPr>
        <w:t>minutes</w:t>
      </w:r>
    </w:p>
    <w:p w14:paraId="4E50A194" w14:textId="452CF6F1" w:rsidR="000572F2" w:rsidRPr="003E5E48" w:rsidRDefault="000572F2" w:rsidP="00A90031">
      <w:pPr>
        <w:pStyle w:val="Body-BodyCopyNoSpacing"/>
        <w:numPr>
          <w:ilvl w:val="1"/>
          <w:numId w:val="22"/>
        </w:numPr>
        <w:rPr>
          <w:rFonts w:ascii="Times New Roman" w:hAnsi="Times New Roman" w:cs="Times New Roman"/>
        </w:rPr>
      </w:pPr>
      <w:r w:rsidRPr="003E5E48">
        <w:rPr>
          <w:rFonts w:ascii="Times New Roman" w:hAnsi="Times New Roman" w:cs="Times New Roman"/>
        </w:rPr>
        <w:lastRenderedPageBreak/>
        <w:t>A new onset of:</w:t>
      </w:r>
    </w:p>
    <w:p w14:paraId="06539B89" w14:textId="18D41876" w:rsidR="000572F2" w:rsidRPr="003E5E48" w:rsidRDefault="00175DE2" w:rsidP="00A90031">
      <w:pPr>
        <w:pStyle w:val="Body-BodyCopyNoSpacing"/>
        <w:numPr>
          <w:ilvl w:val="2"/>
          <w:numId w:val="22"/>
        </w:numPr>
        <w:rPr>
          <w:rFonts w:ascii="Times New Roman" w:hAnsi="Times New Roman" w:cs="Times New Roman"/>
        </w:rPr>
      </w:pPr>
      <w:r>
        <w:rPr>
          <w:rFonts w:ascii="Times New Roman" w:hAnsi="Times New Roman" w:cs="Times New Roman"/>
        </w:rPr>
        <w:t xml:space="preserve"> g</w:t>
      </w:r>
      <w:r w:rsidR="000572F2" w:rsidRPr="003E5E48">
        <w:rPr>
          <w:rFonts w:ascii="Times New Roman" w:hAnsi="Times New Roman" w:cs="Times New Roman"/>
        </w:rPr>
        <w:t xml:space="preserve">reater than </w:t>
      </w:r>
      <w:r>
        <w:rPr>
          <w:rFonts w:ascii="Times New Roman" w:hAnsi="Times New Roman" w:cs="Times New Roman"/>
        </w:rPr>
        <w:t>6</w:t>
      </w:r>
      <w:r w:rsidRPr="003E5E48">
        <w:rPr>
          <w:rFonts w:ascii="Times New Roman" w:hAnsi="Times New Roman" w:cs="Times New Roman"/>
        </w:rPr>
        <w:t xml:space="preserve"> </w:t>
      </w:r>
      <w:r w:rsidR="000572F2" w:rsidRPr="003E5E48">
        <w:rPr>
          <w:rFonts w:ascii="Times New Roman" w:hAnsi="Times New Roman" w:cs="Times New Roman"/>
        </w:rPr>
        <w:t xml:space="preserve">PVCs per minute for </w:t>
      </w:r>
      <w:r>
        <w:rPr>
          <w:rFonts w:ascii="Times New Roman" w:hAnsi="Times New Roman" w:cs="Times New Roman"/>
        </w:rPr>
        <w:t>2</w:t>
      </w:r>
      <w:r w:rsidRPr="003E5E48">
        <w:rPr>
          <w:rFonts w:ascii="Times New Roman" w:hAnsi="Times New Roman" w:cs="Times New Roman"/>
        </w:rPr>
        <w:t xml:space="preserve"> </w:t>
      </w:r>
      <w:r w:rsidR="000572F2" w:rsidRPr="003E5E48">
        <w:rPr>
          <w:rFonts w:ascii="Times New Roman" w:hAnsi="Times New Roman" w:cs="Times New Roman"/>
        </w:rPr>
        <w:t>minutes or more</w:t>
      </w:r>
    </w:p>
    <w:p w14:paraId="50829868" w14:textId="6040FF2F" w:rsidR="000572F2" w:rsidRPr="003E5E48" w:rsidRDefault="00175DE2" w:rsidP="00A90031">
      <w:pPr>
        <w:pStyle w:val="Body-BodyCopyNoSpacing"/>
        <w:numPr>
          <w:ilvl w:val="2"/>
          <w:numId w:val="22"/>
        </w:numPr>
        <w:rPr>
          <w:rFonts w:ascii="Times New Roman" w:hAnsi="Times New Roman" w:cs="Times New Roman"/>
        </w:rPr>
      </w:pPr>
      <w:r>
        <w:rPr>
          <w:rFonts w:ascii="Times New Roman" w:hAnsi="Times New Roman" w:cs="Times New Roman"/>
        </w:rPr>
        <w:t xml:space="preserve"> m</w:t>
      </w:r>
      <w:r w:rsidR="000572F2" w:rsidRPr="003E5E48">
        <w:rPr>
          <w:rFonts w:ascii="Times New Roman" w:hAnsi="Times New Roman" w:cs="Times New Roman"/>
        </w:rPr>
        <w:t xml:space="preserve">ore than </w:t>
      </w:r>
      <w:r>
        <w:rPr>
          <w:rFonts w:ascii="Times New Roman" w:hAnsi="Times New Roman" w:cs="Times New Roman"/>
        </w:rPr>
        <w:t>2</w:t>
      </w:r>
      <w:r w:rsidRPr="003E5E48">
        <w:rPr>
          <w:rFonts w:ascii="Times New Roman" w:hAnsi="Times New Roman" w:cs="Times New Roman"/>
        </w:rPr>
        <w:t xml:space="preserve"> </w:t>
      </w:r>
      <w:r w:rsidR="000572F2" w:rsidRPr="003E5E48">
        <w:rPr>
          <w:rFonts w:ascii="Times New Roman" w:hAnsi="Times New Roman" w:cs="Times New Roman"/>
        </w:rPr>
        <w:t xml:space="preserve">runs of </w:t>
      </w:r>
      <w:r>
        <w:rPr>
          <w:rFonts w:ascii="Times New Roman" w:hAnsi="Times New Roman" w:cs="Times New Roman"/>
        </w:rPr>
        <w:t>6</w:t>
      </w:r>
      <w:r w:rsidRPr="003E5E48">
        <w:rPr>
          <w:rFonts w:ascii="Times New Roman" w:hAnsi="Times New Roman" w:cs="Times New Roman"/>
        </w:rPr>
        <w:t xml:space="preserve"> </w:t>
      </w:r>
      <w:r w:rsidR="000572F2" w:rsidRPr="003E5E48">
        <w:rPr>
          <w:rFonts w:ascii="Times New Roman" w:hAnsi="Times New Roman" w:cs="Times New Roman"/>
        </w:rPr>
        <w:t>or more PVCs</w:t>
      </w:r>
    </w:p>
    <w:p w14:paraId="3D1DAC1E" w14:textId="35AC8C42" w:rsidR="000572F2" w:rsidRPr="003E5E48" w:rsidRDefault="00175DE2" w:rsidP="00A90031">
      <w:pPr>
        <w:pStyle w:val="Body-BodyCopyNoSpacing"/>
        <w:numPr>
          <w:ilvl w:val="2"/>
          <w:numId w:val="22"/>
        </w:numPr>
        <w:rPr>
          <w:rFonts w:ascii="Times New Roman" w:hAnsi="Times New Roman" w:cs="Times New Roman"/>
        </w:rPr>
      </w:pPr>
      <w:r>
        <w:rPr>
          <w:rFonts w:ascii="Times New Roman" w:hAnsi="Times New Roman" w:cs="Times New Roman"/>
        </w:rPr>
        <w:t xml:space="preserve"> p</w:t>
      </w:r>
      <w:r w:rsidR="000572F2" w:rsidRPr="003E5E48">
        <w:rPr>
          <w:rFonts w:ascii="Times New Roman" w:hAnsi="Times New Roman" w:cs="Times New Roman"/>
        </w:rPr>
        <w:t>ersistent bigeminy or trigeminy</w:t>
      </w:r>
    </w:p>
    <w:p w14:paraId="3660C8AD" w14:textId="4D362567" w:rsidR="000572F2" w:rsidRPr="003E5E48" w:rsidRDefault="00175DE2" w:rsidP="00A90031">
      <w:pPr>
        <w:pStyle w:val="Body-BodyCopyNoSpacing"/>
        <w:numPr>
          <w:ilvl w:val="2"/>
          <w:numId w:val="22"/>
        </w:numPr>
        <w:rPr>
          <w:rFonts w:ascii="Times New Roman" w:hAnsi="Times New Roman" w:cs="Times New Roman"/>
        </w:rPr>
      </w:pPr>
      <w:r>
        <w:rPr>
          <w:rFonts w:ascii="Times New Roman" w:hAnsi="Times New Roman" w:cs="Times New Roman"/>
        </w:rPr>
        <w:t xml:space="preserve"> </w:t>
      </w:r>
      <w:r w:rsidR="00237510">
        <w:rPr>
          <w:rFonts w:ascii="Times New Roman" w:hAnsi="Times New Roman" w:cs="Times New Roman"/>
        </w:rPr>
        <w:t>a</w:t>
      </w:r>
      <w:r w:rsidR="000572F2" w:rsidRPr="003E5E48">
        <w:rPr>
          <w:rFonts w:ascii="Times New Roman" w:hAnsi="Times New Roman" w:cs="Times New Roman"/>
        </w:rPr>
        <w:t>trial flutter or fibrillation</w:t>
      </w:r>
    </w:p>
    <w:p w14:paraId="39FF5D27" w14:textId="58DC809B" w:rsidR="000572F2" w:rsidRPr="003E5E48" w:rsidRDefault="00175DE2" w:rsidP="00A90031">
      <w:pPr>
        <w:pStyle w:val="Body-BodyCopyNoSpacing"/>
        <w:numPr>
          <w:ilvl w:val="2"/>
          <w:numId w:val="22"/>
        </w:numPr>
        <w:rPr>
          <w:rFonts w:ascii="Times New Roman" w:hAnsi="Times New Roman" w:cs="Times New Roman"/>
        </w:rPr>
      </w:pPr>
      <w:r>
        <w:rPr>
          <w:rFonts w:ascii="Times New Roman" w:hAnsi="Times New Roman" w:cs="Times New Roman"/>
        </w:rPr>
        <w:t xml:space="preserve"> </w:t>
      </w:r>
      <w:r w:rsidR="00237510">
        <w:rPr>
          <w:rFonts w:ascii="Times New Roman" w:hAnsi="Times New Roman" w:cs="Times New Roman"/>
        </w:rPr>
        <w:t>c</w:t>
      </w:r>
      <w:r w:rsidR="000572F2" w:rsidRPr="003E5E48">
        <w:rPr>
          <w:rFonts w:ascii="Times New Roman" w:hAnsi="Times New Roman" w:cs="Times New Roman"/>
        </w:rPr>
        <w:t>linically symptomatic tachycardia or bradycardia</w:t>
      </w:r>
    </w:p>
    <w:p w14:paraId="14A585E0" w14:textId="1E3EAFCC" w:rsidR="000572F2" w:rsidRPr="003E5E48" w:rsidRDefault="00175DE2" w:rsidP="00A90031">
      <w:pPr>
        <w:pStyle w:val="Body-BodyCopyNoSpacing"/>
        <w:numPr>
          <w:ilvl w:val="2"/>
          <w:numId w:val="22"/>
        </w:numPr>
        <w:rPr>
          <w:rFonts w:ascii="Times New Roman" w:hAnsi="Times New Roman" w:cs="Times New Roman"/>
        </w:rPr>
      </w:pPr>
      <w:r>
        <w:rPr>
          <w:rFonts w:ascii="Times New Roman" w:hAnsi="Times New Roman" w:cs="Times New Roman"/>
        </w:rPr>
        <w:t xml:space="preserve"> </w:t>
      </w:r>
      <w:r w:rsidR="00237510">
        <w:rPr>
          <w:rFonts w:ascii="Times New Roman" w:hAnsi="Times New Roman" w:cs="Times New Roman"/>
        </w:rPr>
        <w:t>a</w:t>
      </w:r>
      <w:r w:rsidR="000572F2" w:rsidRPr="003E5E48">
        <w:rPr>
          <w:rFonts w:ascii="Times New Roman" w:hAnsi="Times New Roman" w:cs="Times New Roman"/>
        </w:rPr>
        <w:t>ny arrhythmia, EEG phenomenon, respiratory event</w:t>
      </w:r>
      <w:r w:rsidR="00237510">
        <w:rPr>
          <w:rFonts w:ascii="Times New Roman" w:hAnsi="Times New Roman" w:cs="Times New Roman"/>
        </w:rPr>
        <w:t>,</w:t>
      </w:r>
      <w:r w:rsidR="000572F2" w:rsidRPr="003E5E48">
        <w:rPr>
          <w:rFonts w:ascii="Times New Roman" w:hAnsi="Times New Roman" w:cs="Times New Roman"/>
        </w:rPr>
        <w:t xml:space="preserve"> or patient-reported symptom that</w:t>
      </w:r>
      <w:r w:rsidR="00237510">
        <w:rPr>
          <w:rFonts w:ascii="Times New Roman" w:hAnsi="Times New Roman" w:cs="Times New Roman"/>
        </w:rPr>
        <w:t>,</w:t>
      </w:r>
      <w:r w:rsidR="000572F2" w:rsidRPr="003E5E48">
        <w:rPr>
          <w:rFonts w:ascii="Times New Roman" w:hAnsi="Times New Roman" w:cs="Times New Roman"/>
        </w:rPr>
        <w:t xml:space="preserve"> in the opinion of the sleep technologist</w:t>
      </w:r>
      <w:r w:rsidR="00237510">
        <w:rPr>
          <w:rFonts w:ascii="Times New Roman" w:hAnsi="Times New Roman" w:cs="Times New Roman"/>
        </w:rPr>
        <w:t>,</w:t>
      </w:r>
      <w:r w:rsidR="000572F2" w:rsidRPr="003E5E48">
        <w:rPr>
          <w:rFonts w:ascii="Times New Roman" w:hAnsi="Times New Roman" w:cs="Times New Roman"/>
        </w:rPr>
        <w:t xml:space="preserve"> may lead to an emergency situation</w:t>
      </w:r>
      <w:r w:rsidR="00FB2897" w:rsidRPr="003E5E48">
        <w:rPr>
          <w:rFonts w:ascii="Times New Roman" w:hAnsi="Times New Roman" w:cs="Times New Roman"/>
        </w:rPr>
        <w:t>.</w:t>
      </w:r>
    </w:p>
    <w:p w14:paraId="48020863" w14:textId="77777777" w:rsidR="00656449" w:rsidRPr="003E5E48" w:rsidRDefault="00656449" w:rsidP="00A90031">
      <w:pPr>
        <w:pStyle w:val="Body-BodyCopyNoSpacing"/>
        <w:numPr>
          <w:ilvl w:val="0"/>
          <w:numId w:val="22"/>
        </w:numPr>
        <w:rPr>
          <w:rFonts w:ascii="Times New Roman" w:hAnsi="Times New Roman" w:cs="Times New Roman"/>
        </w:rPr>
      </w:pPr>
      <w:r w:rsidRPr="003E5E48">
        <w:rPr>
          <w:rFonts w:ascii="Times New Roman" w:hAnsi="Times New Roman" w:cs="Times New Roman"/>
        </w:rPr>
        <w:t>If the patient remains unresponsive, initiate CPR and call emergency services (911) immediately.</w:t>
      </w:r>
    </w:p>
    <w:p w14:paraId="7DF29596" w14:textId="6EDDA4A4" w:rsidR="000572F2" w:rsidRPr="003E5E48" w:rsidRDefault="000572F2" w:rsidP="00A90031">
      <w:pPr>
        <w:pStyle w:val="Body-BodyCopyNoSpacing"/>
        <w:numPr>
          <w:ilvl w:val="0"/>
          <w:numId w:val="22"/>
        </w:numPr>
        <w:rPr>
          <w:rFonts w:ascii="Times New Roman" w:hAnsi="Times New Roman" w:cs="Times New Roman"/>
        </w:rPr>
      </w:pPr>
      <w:r w:rsidRPr="003E5E48">
        <w:rPr>
          <w:rFonts w:ascii="Times New Roman" w:hAnsi="Times New Roman" w:cs="Times New Roman"/>
        </w:rPr>
        <w:t>Continue CPR following the general emergency procedures (activate AED if warranted) until ER personnel arrives.</w:t>
      </w:r>
    </w:p>
    <w:p w14:paraId="5E61A00A" w14:textId="77777777" w:rsidR="000572F2" w:rsidRPr="003E5E48" w:rsidRDefault="000572F2" w:rsidP="000572F2">
      <w:pPr>
        <w:pStyle w:val="Body-BodyCopyNoSpacing"/>
        <w:spacing w:before="180"/>
        <w:rPr>
          <w:rFonts w:ascii="Times New Roman" w:hAnsi="Times New Roman" w:cs="Times New Roman"/>
        </w:rPr>
      </w:pPr>
      <w:r w:rsidRPr="003E5E48">
        <w:rPr>
          <w:rStyle w:val="BoldBlue"/>
          <w:rFonts w:ascii="Times New Roman" w:hAnsi="Times New Roman" w:cs="Times New Roman"/>
          <w:color w:val="auto"/>
        </w:rPr>
        <w:t xml:space="preserve">Neurological (seizure) </w:t>
      </w:r>
    </w:p>
    <w:p w14:paraId="624585E8" w14:textId="10F66B65" w:rsidR="000572F2" w:rsidRPr="003E5E48" w:rsidRDefault="000572F2" w:rsidP="00656449">
      <w:pPr>
        <w:pStyle w:val="Body-BodyCopyNoSpacing"/>
        <w:numPr>
          <w:ilvl w:val="0"/>
          <w:numId w:val="23"/>
        </w:numPr>
        <w:rPr>
          <w:rFonts w:ascii="Times New Roman" w:hAnsi="Times New Roman" w:cs="Times New Roman"/>
        </w:rPr>
      </w:pPr>
      <w:r w:rsidRPr="003E5E48">
        <w:rPr>
          <w:rFonts w:ascii="Times New Roman" w:hAnsi="Times New Roman" w:cs="Times New Roman"/>
        </w:rPr>
        <w:t xml:space="preserve">Assess the patient; if the patient is experiencing a seizure, position the patient on their side and protect </w:t>
      </w:r>
      <w:r w:rsidR="00142FBD" w:rsidRPr="003E5E48">
        <w:rPr>
          <w:rFonts w:ascii="Times New Roman" w:hAnsi="Times New Roman" w:cs="Times New Roman"/>
        </w:rPr>
        <w:t>the patient</w:t>
      </w:r>
      <w:r w:rsidRPr="003E5E48">
        <w:rPr>
          <w:rFonts w:ascii="Times New Roman" w:hAnsi="Times New Roman" w:cs="Times New Roman"/>
        </w:rPr>
        <w:t xml:space="preserve"> from injury.</w:t>
      </w:r>
    </w:p>
    <w:p w14:paraId="202F132A" w14:textId="77777777" w:rsidR="000572F2" w:rsidRPr="003E5E48" w:rsidRDefault="000572F2" w:rsidP="00656449">
      <w:pPr>
        <w:pStyle w:val="Body-BodyCopyNoSpacing"/>
        <w:numPr>
          <w:ilvl w:val="0"/>
          <w:numId w:val="23"/>
        </w:numPr>
        <w:rPr>
          <w:rFonts w:ascii="Times New Roman" w:hAnsi="Times New Roman" w:cs="Times New Roman"/>
        </w:rPr>
      </w:pPr>
      <w:r w:rsidRPr="003E5E48">
        <w:rPr>
          <w:rFonts w:ascii="Times New Roman" w:hAnsi="Times New Roman" w:cs="Times New Roman"/>
        </w:rPr>
        <w:t>Maintain a patent airway and monitor oxygen saturation levels, providing oxygen if necessary.</w:t>
      </w:r>
    </w:p>
    <w:p w14:paraId="48FEEBBA" w14:textId="77777777" w:rsidR="000572F2" w:rsidRPr="003E5E48" w:rsidRDefault="000572F2" w:rsidP="00656449">
      <w:pPr>
        <w:pStyle w:val="Body-BodyCopyNoSpacing"/>
        <w:numPr>
          <w:ilvl w:val="0"/>
          <w:numId w:val="23"/>
        </w:numPr>
        <w:rPr>
          <w:rFonts w:ascii="Times New Roman" w:hAnsi="Times New Roman" w:cs="Times New Roman"/>
        </w:rPr>
      </w:pPr>
      <w:r w:rsidRPr="003E5E48">
        <w:rPr>
          <w:rFonts w:ascii="Times New Roman" w:hAnsi="Times New Roman" w:cs="Times New Roman"/>
        </w:rPr>
        <w:t>Monitor and keep track of EKG, rate, and rhythm and continue study.</w:t>
      </w:r>
    </w:p>
    <w:p w14:paraId="76A6249F" w14:textId="77777777" w:rsidR="000572F2" w:rsidRPr="003E5E48" w:rsidRDefault="000572F2" w:rsidP="00656449">
      <w:pPr>
        <w:pStyle w:val="Body-BodyCopyNoSpacing"/>
        <w:numPr>
          <w:ilvl w:val="0"/>
          <w:numId w:val="23"/>
        </w:numPr>
        <w:rPr>
          <w:rFonts w:ascii="Times New Roman" w:hAnsi="Times New Roman" w:cs="Times New Roman"/>
        </w:rPr>
      </w:pPr>
      <w:r w:rsidRPr="003E5E48">
        <w:rPr>
          <w:rFonts w:ascii="Times New Roman" w:hAnsi="Times New Roman" w:cs="Times New Roman"/>
        </w:rPr>
        <w:t>Continue video and PSG recordings.</w:t>
      </w:r>
    </w:p>
    <w:p w14:paraId="5ED7D0BC" w14:textId="3AB128E3" w:rsidR="000572F2" w:rsidRPr="003E5E48" w:rsidRDefault="000572F2" w:rsidP="00656449">
      <w:pPr>
        <w:pStyle w:val="Body-BodyCopyNoSpacing"/>
        <w:numPr>
          <w:ilvl w:val="0"/>
          <w:numId w:val="23"/>
        </w:numPr>
        <w:rPr>
          <w:rFonts w:ascii="Times New Roman" w:hAnsi="Times New Roman" w:cs="Times New Roman"/>
        </w:rPr>
      </w:pPr>
      <w:r w:rsidRPr="003E5E48">
        <w:rPr>
          <w:rFonts w:ascii="Times New Roman" w:hAnsi="Times New Roman" w:cs="Times New Roman"/>
        </w:rPr>
        <w:t xml:space="preserve">If </w:t>
      </w:r>
      <w:r w:rsidR="00142FBD" w:rsidRPr="003E5E48">
        <w:rPr>
          <w:rFonts w:ascii="Times New Roman" w:hAnsi="Times New Roman" w:cs="Times New Roman"/>
        </w:rPr>
        <w:t>the patient</w:t>
      </w:r>
      <w:r w:rsidRPr="003E5E48">
        <w:rPr>
          <w:rFonts w:ascii="Times New Roman" w:hAnsi="Times New Roman" w:cs="Times New Roman"/>
        </w:rPr>
        <w:t xml:space="preserve"> has no history of seizure, contact emergency personnel (911).</w:t>
      </w:r>
    </w:p>
    <w:p w14:paraId="186FA892" w14:textId="397A60AF" w:rsidR="000572F2" w:rsidRPr="003E5E48" w:rsidRDefault="000572F2" w:rsidP="00656449">
      <w:pPr>
        <w:pStyle w:val="Body-BodyCopyNoSpacing"/>
        <w:numPr>
          <w:ilvl w:val="1"/>
          <w:numId w:val="23"/>
        </w:numPr>
        <w:rPr>
          <w:rFonts w:ascii="Times New Roman" w:hAnsi="Times New Roman" w:cs="Times New Roman"/>
        </w:rPr>
      </w:pPr>
      <w:r w:rsidRPr="003E5E48">
        <w:rPr>
          <w:rFonts w:ascii="Times New Roman" w:hAnsi="Times New Roman" w:cs="Times New Roman"/>
        </w:rPr>
        <w:t>Observe and record</w:t>
      </w:r>
      <w:r w:rsidR="00142FBD" w:rsidRPr="003E5E48">
        <w:rPr>
          <w:rFonts w:ascii="Times New Roman" w:hAnsi="Times New Roman" w:cs="Times New Roman"/>
        </w:rPr>
        <w:t>:</w:t>
      </w:r>
    </w:p>
    <w:p w14:paraId="0EA2AE93" w14:textId="65EAF7C1" w:rsidR="000572F2" w:rsidRPr="003E5E48" w:rsidRDefault="00430303" w:rsidP="00656449">
      <w:pPr>
        <w:pStyle w:val="Body-BodyCopyNoSpacing"/>
        <w:numPr>
          <w:ilvl w:val="1"/>
          <w:numId w:val="23"/>
        </w:numPr>
        <w:rPr>
          <w:rFonts w:ascii="Times New Roman" w:hAnsi="Times New Roman" w:cs="Times New Roman"/>
        </w:rPr>
      </w:pPr>
      <w:r>
        <w:rPr>
          <w:rFonts w:ascii="Times New Roman" w:hAnsi="Times New Roman" w:cs="Times New Roman"/>
        </w:rPr>
        <w:t>t</w:t>
      </w:r>
      <w:r w:rsidR="000572F2" w:rsidRPr="003E5E48">
        <w:rPr>
          <w:rFonts w:ascii="Times New Roman" w:hAnsi="Times New Roman" w:cs="Times New Roman"/>
        </w:rPr>
        <w:t>ime and length of seizure</w:t>
      </w:r>
    </w:p>
    <w:p w14:paraId="12100676" w14:textId="022F8E5E" w:rsidR="000572F2" w:rsidRPr="003E5E48" w:rsidRDefault="00430303" w:rsidP="00656449">
      <w:pPr>
        <w:pStyle w:val="Body-BodyCopyNoSpacing"/>
        <w:numPr>
          <w:ilvl w:val="1"/>
          <w:numId w:val="23"/>
        </w:numPr>
        <w:rPr>
          <w:rFonts w:ascii="Times New Roman" w:hAnsi="Times New Roman" w:cs="Times New Roman"/>
        </w:rPr>
      </w:pPr>
      <w:r>
        <w:rPr>
          <w:rFonts w:ascii="Times New Roman" w:hAnsi="Times New Roman" w:cs="Times New Roman"/>
        </w:rPr>
        <w:t>t</w:t>
      </w:r>
      <w:r w:rsidR="000572F2" w:rsidRPr="003E5E48">
        <w:rPr>
          <w:rFonts w:ascii="Times New Roman" w:hAnsi="Times New Roman" w:cs="Times New Roman"/>
        </w:rPr>
        <w:t>ype of movements (unilateral or bilateral)</w:t>
      </w:r>
    </w:p>
    <w:p w14:paraId="0BD4942B" w14:textId="75756B29" w:rsidR="000572F2" w:rsidRPr="003E5E48" w:rsidRDefault="00430303" w:rsidP="00656449">
      <w:pPr>
        <w:pStyle w:val="Body-BodyCopyNoSpacing"/>
        <w:numPr>
          <w:ilvl w:val="1"/>
          <w:numId w:val="23"/>
        </w:numPr>
        <w:rPr>
          <w:rFonts w:ascii="Times New Roman" w:hAnsi="Times New Roman" w:cs="Times New Roman"/>
        </w:rPr>
      </w:pPr>
      <w:r>
        <w:rPr>
          <w:rFonts w:ascii="Times New Roman" w:hAnsi="Times New Roman" w:cs="Times New Roman"/>
        </w:rPr>
        <w:t>e</w:t>
      </w:r>
      <w:r w:rsidR="000572F2" w:rsidRPr="003E5E48">
        <w:rPr>
          <w:rFonts w:ascii="Times New Roman" w:hAnsi="Times New Roman" w:cs="Times New Roman"/>
        </w:rPr>
        <w:t xml:space="preserve">ye movements </w:t>
      </w:r>
    </w:p>
    <w:p w14:paraId="7544EB0B" w14:textId="349CFAE2" w:rsidR="000572F2" w:rsidRPr="003E5E48" w:rsidRDefault="00430303" w:rsidP="00656449">
      <w:pPr>
        <w:pStyle w:val="Body-BodyCopyNoSpacing"/>
        <w:numPr>
          <w:ilvl w:val="1"/>
          <w:numId w:val="23"/>
        </w:numPr>
        <w:rPr>
          <w:rFonts w:ascii="Times New Roman" w:hAnsi="Times New Roman" w:cs="Times New Roman"/>
        </w:rPr>
      </w:pPr>
      <w:r>
        <w:rPr>
          <w:rFonts w:ascii="Times New Roman" w:hAnsi="Times New Roman" w:cs="Times New Roman"/>
        </w:rPr>
        <w:t>c</w:t>
      </w:r>
      <w:r w:rsidR="000572F2" w:rsidRPr="003E5E48">
        <w:rPr>
          <w:rFonts w:ascii="Times New Roman" w:hAnsi="Times New Roman" w:cs="Times New Roman"/>
        </w:rPr>
        <w:t>onsciousness</w:t>
      </w:r>
    </w:p>
    <w:p w14:paraId="6FF9F264" w14:textId="0BAA9856" w:rsidR="000572F2" w:rsidRPr="003E5E48" w:rsidRDefault="000572F2" w:rsidP="00656449">
      <w:pPr>
        <w:pStyle w:val="Body-BodyCopyNoSpacing"/>
        <w:numPr>
          <w:ilvl w:val="0"/>
          <w:numId w:val="23"/>
        </w:numPr>
        <w:rPr>
          <w:rFonts w:ascii="Times New Roman" w:hAnsi="Times New Roman" w:cs="Times New Roman"/>
        </w:rPr>
      </w:pPr>
      <w:r w:rsidRPr="003E5E48">
        <w:rPr>
          <w:rFonts w:ascii="Times New Roman" w:hAnsi="Times New Roman" w:cs="Times New Roman"/>
        </w:rPr>
        <w:t>Continue monitoring until ER personnel arrive.</w:t>
      </w:r>
    </w:p>
    <w:p w14:paraId="62D4C7A8" w14:textId="01632CDB" w:rsidR="000572F2" w:rsidRPr="003E5E48" w:rsidRDefault="000572F2" w:rsidP="00656449">
      <w:pPr>
        <w:pStyle w:val="Body-BodyCopyNoSpacing"/>
        <w:numPr>
          <w:ilvl w:val="0"/>
          <w:numId w:val="23"/>
        </w:numPr>
        <w:rPr>
          <w:rFonts w:ascii="Times New Roman" w:hAnsi="Times New Roman" w:cs="Times New Roman"/>
        </w:rPr>
      </w:pPr>
      <w:r w:rsidRPr="003E5E48">
        <w:rPr>
          <w:rFonts w:ascii="Times New Roman" w:hAnsi="Times New Roman" w:cs="Times New Roman"/>
        </w:rPr>
        <w:t xml:space="preserve">Contact the </w:t>
      </w:r>
      <w:r w:rsidR="001032EF" w:rsidRPr="003E5E48">
        <w:rPr>
          <w:rFonts w:ascii="Times New Roman" w:hAnsi="Times New Roman" w:cs="Times New Roman"/>
        </w:rPr>
        <w:t>lab</w:t>
      </w:r>
      <w:r w:rsidRPr="003E5E48">
        <w:rPr>
          <w:rFonts w:ascii="Times New Roman" w:hAnsi="Times New Roman" w:cs="Times New Roman"/>
        </w:rPr>
        <w:t xml:space="preserve"> director or on-call physician for further </w:t>
      </w:r>
      <w:r w:rsidR="00136480" w:rsidRPr="003E5E48">
        <w:rPr>
          <w:rFonts w:ascii="Times New Roman" w:hAnsi="Times New Roman" w:cs="Times New Roman"/>
        </w:rPr>
        <w:t>directions</w:t>
      </w:r>
      <w:r w:rsidRPr="003E5E48">
        <w:rPr>
          <w:rFonts w:ascii="Times New Roman" w:hAnsi="Times New Roman" w:cs="Times New Roman"/>
        </w:rPr>
        <w:t>.</w:t>
      </w:r>
    </w:p>
    <w:p w14:paraId="17FC7670" w14:textId="698899A9" w:rsidR="000572F2" w:rsidRPr="003E5E48" w:rsidRDefault="000572F2" w:rsidP="00656449">
      <w:pPr>
        <w:pStyle w:val="Body-BodyCopyNoSpacing"/>
        <w:numPr>
          <w:ilvl w:val="0"/>
          <w:numId w:val="23"/>
        </w:numPr>
        <w:rPr>
          <w:rFonts w:ascii="Times New Roman" w:hAnsi="Times New Roman" w:cs="Times New Roman"/>
        </w:rPr>
      </w:pPr>
      <w:r w:rsidRPr="003E5E48">
        <w:rPr>
          <w:rFonts w:ascii="Times New Roman" w:hAnsi="Times New Roman" w:cs="Times New Roman"/>
        </w:rPr>
        <w:t>Document all data (including EEG data in the patient record</w:t>
      </w:r>
      <w:r w:rsidR="003D65A9" w:rsidRPr="003E5E48">
        <w:rPr>
          <w:rFonts w:ascii="Times New Roman" w:hAnsi="Times New Roman" w:cs="Times New Roman"/>
        </w:rPr>
        <w:t>)</w:t>
      </w:r>
      <w:r w:rsidRPr="003E5E48">
        <w:rPr>
          <w:rFonts w:ascii="Times New Roman" w:hAnsi="Times New Roman" w:cs="Times New Roman"/>
        </w:rPr>
        <w:t>.</w:t>
      </w:r>
    </w:p>
    <w:p w14:paraId="4B586A92" w14:textId="77777777" w:rsidR="000572F2" w:rsidRPr="003E5E48" w:rsidRDefault="000572F2" w:rsidP="000572F2">
      <w:pPr>
        <w:pStyle w:val="Body-BodyCopyNoSpacing"/>
        <w:spacing w:before="180"/>
        <w:rPr>
          <w:rFonts w:ascii="Times New Roman" w:hAnsi="Times New Roman" w:cs="Times New Roman"/>
        </w:rPr>
      </w:pPr>
      <w:r w:rsidRPr="003E5E48">
        <w:rPr>
          <w:rStyle w:val="BoldBlue"/>
          <w:rFonts w:ascii="Times New Roman" w:hAnsi="Times New Roman" w:cs="Times New Roman"/>
          <w:color w:val="auto"/>
        </w:rPr>
        <w:t>Stroke</w:t>
      </w:r>
    </w:p>
    <w:p w14:paraId="19FD529C" w14:textId="05518BBE" w:rsidR="000572F2" w:rsidRPr="003E5E48" w:rsidRDefault="00705A6B" w:rsidP="00136480">
      <w:pPr>
        <w:pStyle w:val="Body-BodyCopyNoSpacing"/>
        <w:numPr>
          <w:ilvl w:val="0"/>
          <w:numId w:val="24"/>
        </w:numPr>
        <w:rPr>
          <w:rFonts w:ascii="Times New Roman" w:hAnsi="Times New Roman" w:cs="Times New Roman"/>
        </w:rPr>
      </w:pPr>
      <w:r>
        <w:rPr>
          <w:rFonts w:ascii="Times New Roman" w:hAnsi="Times New Roman" w:cs="Times New Roman"/>
        </w:rPr>
        <w:t>Follow FAST protocol to a</w:t>
      </w:r>
      <w:r w:rsidR="000572F2" w:rsidRPr="003E5E48">
        <w:rPr>
          <w:rFonts w:ascii="Times New Roman" w:hAnsi="Times New Roman" w:cs="Times New Roman"/>
        </w:rPr>
        <w:t>ssess the patient for signs of possible stroke:</w:t>
      </w:r>
    </w:p>
    <w:p w14:paraId="2656EFE8" w14:textId="72555D77" w:rsidR="000572F2" w:rsidRPr="003E5E48" w:rsidRDefault="000572F2" w:rsidP="00136480">
      <w:pPr>
        <w:pStyle w:val="Body-BodyCopyNoSpacing"/>
        <w:numPr>
          <w:ilvl w:val="1"/>
          <w:numId w:val="24"/>
        </w:numPr>
        <w:rPr>
          <w:rFonts w:ascii="Times New Roman" w:hAnsi="Times New Roman" w:cs="Times New Roman"/>
        </w:rPr>
      </w:pPr>
      <w:r w:rsidRPr="003E5E48">
        <w:rPr>
          <w:rFonts w:ascii="Times New Roman" w:hAnsi="Times New Roman" w:cs="Times New Roman"/>
          <w:b/>
          <w:bCs/>
        </w:rPr>
        <w:t>F</w:t>
      </w:r>
      <w:r w:rsidRPr="003E5E48">
        <w:rPr>
          <w:rFonts w:ascii="Times New Roman" w:hAnsi="Times New Roman" w:cs="Times New Roman"/>
        </w:rPr>
        <w:t>---Facial droop (have patient show teeth or smile</w:t>
      </w:r>
      <w:r w:rsidR="00430303">
        <w:rPr>
          <w:rFonts w:ascii="Times New Roman" w:hAnsi="Times New Roman" w:cs="Times New Roman"/>
        </w:rPr>
        <w:t>)</w:t>
      </w:r>
    </w:p>
    <w:p w14:paraId="703E6AD3" w14:textId="6AD1699A" w:rsidR="000572F2" w:rsidRPr="003E5E48" w:rsidRDefault="000572F2" w:rsidP="00136480">
      <w:pPr>
        <w:pStyle w:val="Body-BodyCopyNoSpacing"/>
        <w:numPr>
          <w:ilvl w:val="1"/>
          <w:numId w:val="24"/>
        </w:numPr>
        <w:rPr>
          <w:rFonts w:ascii="Times New Roman" w:hAnsi="Times New Roman" w:cs="Times New Roman"/>
        </w:rPr>
      </w:pPr>
      <w:r w:rsidRPr="003E5E48">
        <w:rPr>
          <w:rFonts w:ascii="Times New Roman" w:hAnsi="Times New Roman" w:cs="Times New Roman"/>
          <w:b/>
          <w:bCs/>
        </w:rPr>
        <w:t>A</w:t>
      </w:r>
      <w:r w:rsidRPr="003E5E48">
        <w:rPr>
          <w:rFonts w:ascii="Times New Roman" w:hAnsi="Times New Roman" w:cs="Times New Roman"/>
        </w:rPr>
        <w:t>---Arm drift (patient closes eyes and extends both arms straight out, with palms up for 10 seconds</w:t>
      </w:r>
      <w:r w:rsidR="00430303">
        <w:rPr>
          <w:rFonts w:ascii="Times New Roman" w:hAnsi="Times New Roman" w:cs="Times New Roman"/>
        </w:rPr>
        <w:t>)</w:t>
      </w:r>
    </w:p>
    <w:p w14:paraId="25950ECD" w14:textId="77777777" w:rsidR="000572F2" w:rsidRPr="003E5E48" w:rsidRDefault="000572F2" w:rsidP="00136480">
      <w:pPr>
        <w:pStyle w:val="Body-BodyCopyNoSpacing"/>
        <w:numPr>
          <w:ilvl w:val="1"/>
          <w:numId w:val="24"/>
        </w:numPr>
        <w:rPr>
          <w:rFonts w:ascii="Times New Roman" w:hAnsi="Times New Roman" w:cs="Times New Roman"/>
        </w:rPr>
      </w:pPr>
      <w:r w:rsidRPr="003E5E48">
        <w:rPr>
          <w:rFonts w:ascii="Times New Roman" w:hAnsi="Times New Roman" w:cs="Times New Roman"/>
          <w:b/>
          <w:bCs/>
        </w:rPr>
        <w:t>S</w:t>
      </w:r>
      <w:r w:rsidRPr="003E5E48">
        <w:rPr>
          <w:rFonts w:ascii="Times New Roman" w:hAnsi="Times New Roman" w:cs="Times New Roman"/>
        </w:rPr>
        <w:t>---Abnormal speech</w:t>
      </w:r>
    </w:p>
    <w:p w14:paraId="6265828C" w14:textId="77777777" w:rsidR="000572F2" w:rsidRPr="003E5E48" w:rsidRDefault="000572F2" w:rsidP="00136480">
      <w:pPr>
        <w:pStyle w:val="Body-BodyCopyNoSpacing"/>
        <w:numPr>
          <w:ilvl w:val="1"/>
          <w:numId w:val="24"/>
        </w:numPr>
        <w:rPr>
          <w:rFonts w:ascii="Times New Roman" w:hAnsi="Times New Roman" w:cs="Times New Roman"/>
        </w:rPr>
      </w:pPr>
      <w:r w:rsidRPr="003E5E48">
        <w:rPr>
          <w:rFonts w:ascii="Times New Roman" w:hAnsi="Times New Roman" w:cs="Times New Roman"/>
          <w:b/>
          <w:bCs/>
        </w:rPr>
        <w:t>T</w:t>
      </w:r>
      <w:r w:rsidRPr="003E5E48">
        <w:rPr>
          <w:rFonts w:ascii="Times New Roman" w:hAnsi="Times New Roman" w:cs="Times New Roman"/>
        </w:rPr>
        <w:t>---Time to call 911 (EMS)</w:t>
      </w:r>
    </w:p>
    <w:p w14:paraId="6B4E17EA" w14:textId="6717D920" w:rsidR="000572F2" w:rsidRPr="003E5E48" w:rsidRDefault="000572F2" w:rsidP="00136480">
      <w:pPr>
        <w:pStyle w:val="Body-BodyCopyNoSpacing"/>
        <w:numPr>
          <w:ilvl w:val="0"/>
          <w:numId w:val="24"/>
        </w:numPr>
        <w:rPr>
          <w:rFonts w:ascii="Times New Roman" w:hAnsi="Times New Roman" w:cs="Times New Roman"/>
        </w:rPr>
      </w:pPr>
      <w:r w:rsidRPr="003E5E48">
        <w:rPr>
          <w:rFonts w:ascii="Times New Roman" w:hAnsi="Times New Roman" w:cs="Times New Roman"/>
        </w:rPr>
        <w:t>Other Symptoms</w:t>
      </w:r>
    </w:p>
    <w:p w14:paraId="2DF84ACB" w14:textId="246AB11F" w:rsidR="000572F2" w:rsidRPr="003E5E48" w:rsidRDefault="00430303" w:rsidP="00136480">
      <w:pPr>
        <w:pStyle w:val="Body-BodyCopyNoSpacing"/>
        <w:numPr>
          <w:ilvl w:val="1"/>
          <w:numId w:val="24"/>
        </w:numPr>
        <w:rPr>
          <w:rFonts w:ascii="Times New Roman" w:hAnsi="Times New Roman" w:cs="Times New Roman"/>
        </w:rPr>
      </w:pPr>
      <w:r>
        <w:rPr>
          <w:rFonts w:ascii="Times New Roman" w:hAnsi="Times New Roman" w:cs="Times New Roman"/>
        </w:rPr>
        <w:t>s</w:t>
      </w:r>
      <w:r w:rsidR="000572F2" w:rsidRPr="003E5E48">
        <w:rPr>
          <w:rFonts w:ascii="Times New Roman" w:hAnsi="Times New Roman" w:cs="Times New Roman"/>
        </w:rPr>
        <w:t>udden numbness or weakness in face, arms or legs (especially one side of the body)</w:t>
      </w:r>
    </w:p>
    <w:p w14:paraId="0AFCA25E" w14:textId="2C19B579" w:rsidR="00F377FB" w:rsidRPr="003E5E48" w:rsidRDefault="00430303" w:rsidP="00136480">
      <w:pPr>
        <w:pStyle w:val="Body-BodyCopyNoSpacing"/>
        <w:numPr>
          <w:ilvl w:val="1"/>
          <w:numId w:val="24"/>
        </w:numPr>
        <w:rPr>
          <w:rFonts w:ascii="Times New Roman" w:hAnsi="Times New Roman" w:cs="Times New Roman"/>
        </w:rPr>
      </w:pPr>
      <w:r>
        <w:rPr>
          <w:rFonts w:ascii="Times New Roman" w:hAnsi="Times New Roman" w:cs="Times New Roman"/>
        </w:rPr>
        <w:t>s</w:t>
      </w:r>
      <w:r w:rsidR="00F377FB" w:rsidRPr="003E5E48">
        <w:rPr>
          <w:rFonts w:ascii="Times New Roman" w:hAnsi="Times New Roman" w:cs="Times New Roman"/>
        </w:rPr>
        <w:t>udden confusion</w:t>
      </w:r>
    </w:p>
    <w:p w14:paraId="0A11C093" w14:textId="7153BA2C" w:rsidR="00F377FB" w:rsidRPr="003E5E48" w:rsidRDefault="00430303" w:rsidP="00136480">
      <w:pPr>
        <w:pStyle w:val="Body-BodyCopyNoSpacing"/>
        <w:numPr>
          <w:ilvl w:val="1"/>
          <w:numId w:val="24"/>
        </w:numPr>
        <w:rPr>
          <w:rFonts w:ascii="Times New Roman" w:hAnsi="Times New Roman" w:cs="Times New Roman"/>
        </w:rPr>
      </w:pPr>
      <w:r>
        <w:rPr>
          <w:rFonts w:ascii="Times New Roman" w:hAnsi="Times New Roman" w:cs="Times New Roman"/>
        </w:rPr>
        <w:t>s</w:t>
      </w:r>
      <w:r w:rsidR="00F377FB" w:rsidRPr="003E5E48">
        <w:rPr>
          <w:rFonts w:ascii="Times New Roman" w:hAnsi="Times New Roman" w:cs="Times New Roman"/>
        </w:rPr>
        <w:t>udden severe headache</w:t>
      </w:r>
    </w:p>
    <w:p w14:paraId="3866381D" w14:textId="62FF154F" w:rsidR="000572F2" w:rsidRPr="003E5E48" w:rsidRDefault="000572F2" w:rsidP="00136480">
      <w:pPr>
        <w:pStyle w:val="Body-BodyCopyNoSpacing"/>
        <w:numPr>
          <w:ilvl w:val="0"/>
          <w:numId w:val="24"/>
        </w:numPr>
        <w:rPr>
          <w:rFonts w:ascii="Times New Roman" w:hAnsi="Times New Roman" w:cs="Times New Roman"/>
        </w:rPr>
      </w:pPr>
      <w:r w:rsidRPr="003E5E48">
        <w:rPr>
          <w:rFonts w:ascii="Times New Roman" w:hAnsi="Times New Roman" w:cs="Times New Roman"/>
        </w:rPr>
        <w:t xml:space="preserve">Call 911 immediately (activate EMS system). Notify EMS responders of possible </w:t>
      </w:r>
      <w:r w:rsidR="00A86106" w:rsidRPr="003E5E48">
        <w:rPr>
          <w:rFonts w:ascii="Times New Roman" w:hAnsi="Times New Roman" w:cs="Times New Roman"/>
        </w:rPr>
        <w:t>stroke.</w:t>
      </w:r>
    </w:p>
    <w:p w14:paraId="44837A6A" w14:textId="77777777" w:rsidR="000572F2" w:rsidRPr="003E5E48" w:rsidRDefault="000572F2" w:rsidP="00136480">
      <w:pPr>
        <w:pStyle w:val="Body-BodyCopyNoSpacing"/>
        <w:numPr>
          <w:ilvl w:val="0"/>
          <w:numId w:val="24"/>
        </w:numPr>
        <w:rPr>
          <w:rFonts w:ascii="Times New Roman" w:hAnsi="Times New Roman" w:cs="Times New Roman"/>
        </w:rPr>
      </w:pPr>
      <w:r w:rsidRPr="003E5E48">
        <w:rPr>
          <w:rFonts w:ascii="Times New Roman" w:hAnsi="Times New Roman" w:cs="Times New Roman"/>
        </w:rPr>
        <w:t>Assess the patient using a stroke screening tool and give oxygen as needed.</w:t>
      </w:r>
    </w:p>
    <w:p w14:paraId="02FC1D90" w14:textId="341A144F" w:rsidR="000572F2" w:rsidRPr="003E5E48" w:rsidRDefault="000572F2" w:rsidP="00136480">
      <w:pPr>
        <w:pStyle w:val="Body-BodyCopyNoSpacing"/>
        <w:numPr>
          <w:ilvl w:val="0"/>
          <w:numId w:val="24"/>
        </w:numPr>
        <w:rPr>
          <w:rFonts w:ascii="Times New Roman" w:hAnsi="Times New Roman" w:cs="Times New Roman"/>
        </w:rPr>
      </w:pPr>
      <w:r w:rsidRPr="003E5E48">
        <w:rPr>
          <w:rFonts w:ascii="Times New Roman" w:hAnsi="Times New Roman" w:cs="Times New Roman"/>
        </w:rPr>
        <w:t xml:space="preserve">Protect patient and support </w:t>
      </w:r>
      <w:r w:rsidR="002F61C0" w:rsidRPr="00E97664">
        <w:rPr>
          <w:rFonts w:ascii="Times New Roman" w:hAnsi="Times New Roman" w:cs="Times New Roman"/>
        </w:rPr>
        <w:t>ABCs</w:t>
      </w:r>
      <w:r w:rsidRPr="003E5E48">
        <w:rPr>
          <w:rFonts w:ascii="Times New Roman" w:hAnsi="Times New Roman" w:cs="Times New Roman"/>
        </w:rPr>
        <w:t xml:space="preserve"> (airway, breathing, and circulation).</w:t>
      </w:r>
    </w:p>
    <w:p w14:paraId="1D06C3C1" w14:textId="377E31E4" w:rsidR="000572F2" w:rsidRPr="003E5E48" w:rsidRDefault="000572F2" w:rsidP="00136480">
      <w:pPr>
        <w:pStyle w:val="Body-BodyCopyNoSpacing"/>
        <w:numPr>
          <w:ilvl w:val="0"/>
          <w:numId w:val="24"/>
        </w:numPr>
        <w:rPr>
          <w:rFonts w:ascii="Times New Roman" w:hAnsi="Times New Roman" w:cs="Times New Roman"/>
        </w:rPr>
      </w:pPr>
      <w:r w:rsidRPr="003E5E48">
        <w:rPr>
          <w:rFonts w:ascii="Times New Roman" w:hAnsi="Times New Roman" w:cs="Times New Roman"/>
        </w:rPr>
        <w:t xml:space="preserve">Transport the patient as quickly as </w:t>
      </w:r>
      <w:r w:rsidR="00A86106" w:rsidRPr="003E5E48">
        <w:rPr>
          <w:rFonts w:ascii="Times New Roman" w:hAnsi="Times New Roman" w:cs="Times New Roman"/>
        </w:rPr>
        <w:t>possible.</w:t>
      </w:r>
    </w:p>
    <w:p w14:paraId="27907D90" w14:textId="77777777" w:rsidR="000572F2" w:rsidRPr="003E5E48" w:rsidRDefault="000572F2" w:rsidP="00136480">
      <w:pPr>
        <w:pStyle w:val="Body-BodyCopyNoSpacing"/>
        <w:numPr>
          <w:ilvl w:val="0"/>
          <w:numId w:val="24"/>
        </w:numPr>
        <w:rPr>
          <w:rFonts w:ascii="Times New Roman" w:hAnsi="Times New Roman" w:cs="Times New Roman"/>
        </w:rPr>
      </w:pPr>
      <w:r w:rsidRPr="003E5E48">
        <w:rPr>
          <w:rFonts w:ascii="Times New Roman" w:hAnsi="Times New Roman" w:cs="Times New Roman"/>
        </w:rPr>
        <w:lastRenderedPageBreak/>
        <w:t>Assess neurological status while the patient is being transported. Provide patient status/paperwork to EMS.</w:t>
      </w:r>
    </w:p>
    <w:p w14:paraId="6D2DBB80" w14:textId="77777777" w:rsidR="000572F2" w:rsidRPr="003E5E48" w:rsidRDefault="000572F2" w:rsidP="000572F2">
      <w:pPr>
        <w:pStyle w:val="Body-BodyCopyNoSpacing"/>
        <w:spacing w:before="180"/>
        <w:rPr>
          <w:rFonts w:ascii="Times New Roman" w:hAnsi="Times New Roman" w:cs="Times New Roman"/>
        </w:rPr>
      </w:pPr>
      <w:r w:rsidRPr="003E5E48">
        <w:rPr>
          <w:rStyle w:val="BoldBlue"/>
          <w:rFonts w:ascii="Times New Roman" w:hAnsi="Times New Roman" w:cs="Times New Roman"/>
          <w:color w:val="auto"/>
        </w:rPr>
        <w:t>Psychiatric (suicidal ideation)</w:t>
      </w:r>
    </w:p>
    <w:p w14:paraId="0E7F1490" w14:textId="77777777" w:rsidR="000572F2" w:rsidRPr="003E5E48" w:rsidRDefault="000572F2" w:rsidP="00D159B4">
      <w:pPr>
        <w:pStyle w:val="SampleListStyles-SampleNumListTier1Start"/>
        <w:numPr>
          <w:ilvl w:val="0"/>
          <w:numId w:val="5"/>
        </w:numPr>
        <w:rPr>
          <w:rFonts w:ascii="Times New Roman" w:hAnsi="Times New Roman" w:cs="Times New Roman"/>
        </w:rPr>
      </w:pPr>
      <w:r w:rsidRPr="003E5E48">
        <w:rPr>
          <w:rFonts w:ascii="Times New Roman" w:hAnsi="Times New Roman" w:cs="Times New Roman"/>
        </w:rPr>
        <w:t>Assess the situation and determine if staff or patients are in immediate danger.</w:t>
      </w:r>
    </w:p>
    <w:p w14:paraId="3C44A3EA" w14:textId="77777777" w:rsidR="000572F2" w:rsidRPr="003E5E48" w:rsidRDefault="000572F2" w:rsidP="00D159B4">
      <w:pPr>
        <w:pStyle w:val="SampleListStyles-SampleNumListTier1Continue"/>
        <w:numPr>
          <w:ilvl w:val="0"/>
          <w:numId w:val="5"/>
        </w:numPr>
        <w:rPr>
          <w:rFonts w:ascii="Times New Roman" w:hAnsi="Times New Roman" w:cs="Times New Roman"/>
        </w:rPr>
      </w:pPr>
      <w:r w:rsidRPr="003E5E48">
        <w:rPr>
          <w:rFonts w:ascii="Times New Roman" w:hAnsi="Times New Roman" w:cs="Times New Roman"/>
        </w:rPr>
        <w:t>Activate emergency personnel; call 911 immediately.</w:t>
      </w:r>
    </w:p>
    <w:p w14:paraId="30512C6A" w14:textId="4E09F89D" w:rsidR="000572F2" w:rsidRPr="003E5E48" w:rsidRDefault="000572F2" w:rsidP="00D159B4">
      <w:pPr>
        <w:pStyle w:val="SampleListStyles-SampleNumListTier1Continue"/>
        <w:numPr>
          <w:ilvl w:val="0"/>
          <w:numId w:val="5"/>
        </w:numPr>
        <w:rPr>
          <w:rFonts w:ascii="Times New Roman" w:hAnsi="Times New Roman" w:cs="Times New Roman"/>
        </w:rPr>
      </w:pPr>
      <w:r w:rsidRPr="003E5E48">
        <w:rPr>
          <w:rFonts w:ascii="Times New Roman" w:hAnsi="Times New Roman" w:cs="Times New Roman"/>
        </w:rPr>
        <w:t xml:space="preserve">Contact the </w:t>
      </w:r>
      <w:r w:rsidR="001032EF" w:rsidRPr="003E5E48">
        <w:rPr>
          <w:rFonts w:ascii="Times New Roman" w:hAnsi="Times New Roman" w:cs="Times New Roman"/>
        </w:rPr>
        <w:t>lab</w:t>
      </w:r>
      <w:r w:rsidRPr="003E5E48">
        <w:rPr>
          <w:rFonts w:ascii="Times New Roman" w:hAnsi="Times New Roman" w:cs="Times New Roman"/>
        </w:rPr>
        <w:t xml:space="preserve"> director or on-call physician if patient has expressed threats of suicide or suicidal ideation.</w:t>
      </w:r>
    </w:p>
    <w:p w14:paraId="3521A145" w14:textId="77777777" w:rsidR="000572F2" w:rsidRPr="003E5E48" w:rsidRDefault="000572F2" w:rsidP="00D159B4">
      <w:pPr>
        <w:pStyle w:val="SampleListStyles-SampleNumListTier1Continue"/>
        <w:numPr>
          <w:ilvl w:val="0"/>
          <w:numId w:val="5"/>
        </w:numPr>
        <w:rPr>
          <w:rFonts w:ascii="Times New Roman" w:hAnsi="Times New Roman" w:cs="Times New Roman"/>
        </w:rPr>
      </w:pPr>
      <w:r w:rsidRPr="003E5E48">
        <w:rPr>
          <w:rFonts w:ascii="Times New Roman" w:hAnsi="Times New Roman" w:cs="Times New Roman"/>
        </w:rPr>
        <w:t>Remain calm, listen attentively to the patient, and do not offer advice.</w:t>
      </w:r>
    </w:p>
    <w:p w14:paraId="6634A7D6" w14:textId="739493A9" w:rsidR="000572F2" w:rsidRPr="003E5E48" w:rsidRDefault="00A86106" w:rsidP="00D159B4">
      <w:pPr>
        <w:pStyle w:val="SampleListStyles-SampleNumListTier1Continue"/>
        <w:numPr>
          <w:ilvl w:val="0"/>
          <w:numId w:val="5"/>
        </w:numPr>
        <w:rPr>
          <w:rFonts w:ascii="Times New Roman" w:hAnsi="Times New Roman" w:cs="Times New Roman"/>
        </w:rPr>
      </w:pPr>
      <w:r w:rsidRPr="003E5E48">
        <w:rPr>
          <w:rFonts w:ascii="Times New Roman" w:hAnsi="Times New Roman" w:cs="Times New Roman"/>
        </w:rPr>
        <w:t>Always keep the patient within view</w:t>
      </w:r>
      <w:r w:rsidR="000572F2" w:rsidRPr="003E5E48">
        <w:rPr>
          <w:rFonts w:ascii="Times New Roman" w:hAnsi="Times New Roman" w:cs="Times New Roman"/>
        </w:rPr>
        <w:t>.</w:t>
      </w:r>
    </w:p>
    <w:p w14:paraId="0D17996F" w14:textId="6A707FFF" w:rsidR="000572F2" w:rsidRPr="003E5E48" w:rsidRDefault="000572F2" w:rsidP="00D159B4">
      <w:pPr>
        <w:pStyle w:val="SampleListStyles-SampleNumListTier1Continue"/>
        <w:numPr>
          <w:ilvl w:val="0"/>
          <w:numId w:val="5"/>
        </w:numPr>
        <w:rPr>
          <w:rFonts w:ascii="Times New Roman" w:hAnsi="Times New Roman" w:cs="Times New Roman"/>
        </w:rPr>
      </w:pPr>
      <w:r w:rsidRPr="003E5E48">
        <w:rPr>
          <w:rFonts w:ascii="Times New Roman" w:hAnsi="Times New Roman" w:cs="Times New Roman"/>
        </w:rPr>
        <w:t>Once ER personnel transport</w:t>
      </w:r>
      <w:r w:rsidR="00A86106" w:rsidRPr="003E5E48">
        <w:rPr>
          <w:rFonts w:ascii="Times New Roman" w:hAnsi="Times New Roman" w:cs="Times New Roman"/>
        </w:rPr>
        <w:t xml:space="preserve"> the patient</w:t>
      </w:r>
      <w:r w:rsidRPr="003E5E48">
        <w:rPr>
          <w:rFonts w:ascii="Times New Roman" w:hAnsi="Times New Roman" w:cs="Times New Roman"/>
        </w:rPr>
        <w:t xml:space="preserve">, provide copies of all </w:t>
      </w:r>
      <w:r w:rsidR="002F61C0">
        <w:rPr>
          <w:rFonts w:ascii="Times New Roman" w:hAnsi="Times New Roman" w:cs="Times New Roman"/>
        </w:rPr>
        <w:t>protected health information (</w:t>
      </w:r>
      <w:r w:rsidRPr="003E5E48">
        <w:rPr>
          <w:rFonts w:ascii="Times New Roman" w:hAnsi="Times New Roman" w:cs="Times New Roman"/>
        </w:rPr>
        <w:t>PHI</w:t>
      </w:r>
      <w:r w:rsidR="002F61C0">
        <w:rPr>
          <w:rFonts w:ascii="Times New Roman" w:hAnsi="Times New Roman" w:cs="Times New Roman"/>
        </w:rPr>
        <w:t>)</w:t>
      </w:r>
      <w:r w:rsidRPr="003E5E48">
        <w:rPr>
          <w:rFonts w:ascii="Times New Roman" w:hAnsi="Times New Roman" w:cs="Times New Roman"/>
        </w:rPr>
        <w:t xml:space="preserve"> to go with the patient, if possible.</w:t>
      </w:r>
    </w:p>
    <w:p w14:paraId="5D65DEE3" w14:textId="1527130F" w:rsidR="000572F2" w:rsidRPr="003E5E48" w:rsidRDefault="000572F2" w:rsidP="00D159B4">
      <w:pPr>
        <w:pStyle w:val="SampleListStyles-SampleNumListTier1Continue"/>
        <w:numPr>
          <w:ilvl w:val="0"/>
          <w:numId w:val="5"/>
        </w:numPr>
        <w:rPr>
          <w:rFonts w:ascii="Times New Roman" w:hAnsi="Times New Roman" w:cs="Times New Roman"/>
        </w:rPr>
      </w:pPr>
      <w:r w:rsidRPr="003E5E48">
        <w:rPr>
          <w:rFonts w:ascii="Times New Roman" w:hAnsi="Times New Roman" w:cs="Times New Roman"/>
        </w:rPr>
        <w:t xml:space="preserve">Document all information related to the situation in the </w:t>
      </w:r>
      <w:r w:rsidR="00A86106" w:rsidRPr="003E5E48">
        <w:rPr>
          <w:rFonts w:ascii="Times New Roman" w:hAnsi="Times New Roman" w:cs="Times New Roman"/>
        </w:rPr>
        <w:t>patient’s</w:t>
      </w:r>
      <w:r w:rsidRPr="003E5E48">
        <w:rPr>
          <w:rFonts w:ascii="Times New Roman" w:hAnsi="Times New Roman" w:cs="Times New Roman"/>
        </w:rPr>
        <w:t xml:space="preserve"> medical record.</w:t>
      </w:r>
    </w:p>
    <w:p w14:paraId="282480B6" w14:textId="0A59DAFA" w:rsidR="000572F2" w:rsidRPr="003E5E48" w:rsidRDefault="001032EF" w:rsidP="00D159B4">
      <w:pPr>
        <w:pStyle w:val="SampleListStyles-SampleNumListTier1Continue"/>
        <w:numPr>
          <w:ilvl w:val="0"/>
          <w:numId w:val="5"/>
        </w:numPr>
        <w:rPr>
          <w:rFonts w:ascii="Times New Roman" w:hAnsi="Times New Roman" w:cs="Times New Roman"/>
        </w:rPr>
      </w:pPr>
      <w:r w:rsidRPr="003E5E48">
        <w:rPr>
          <w:rFonts w:ascii="Times New Roman" w:hAnsi="Times New Roman" w:cs="Times New Roman"/>
        </w:rPr>
        <w:t>Lab</w:t>
      </w:r>
      <w:r w:rsidR="000572F2" w:rsidRPr="003E5E48">
        <w:rPr>
          <w:rFonts w:ascii="Times New Roman" w:hAnsi="Times New Roman" w:cs="Times New Roman"/>
        </w:rPr>
        <w:t xml:space="preserve"> Director:</w:t>
      </w:r>
      <w:r w:rsidR="000572F2" w:rsidRPr="003E5E48">
        <w:rPr>
          <w:rFonts w:ascii="Times New Roman" w:hAnsi="Times New Roman" w:cs="Times New Roman"/>
        </w:rPr>
        <w:tab/>
        <w:t>(___) ___-____ (h)</w:t>
      </w:r>
      <w:r w:rsidR="000572F2" w:rsidRPr="003E5E48">
        <w:rPr>
          <w:rFonts w:ascii="Times New Roman" w:hAnsi="Times New Roman" w:cs="Times New Roman"/>
        </w:rPr>
        <w:tab/>
        <w:t>(___) ___-____ (c)</w:t>
      </w:r>
    </w:p>
    <w:p w14:paraId="1B6A7C38" w14:textId="77777777" w:rsidR="000572F2" w:rsidRPr="003E5E48" w:rsidRDefault="000572F2" w:rsidP="00D159B4">
      <w:pPr>
        <w:pStyle w:val="SampleListStyles-SampleNumListTier1Continue"/>
        <w:numPr>
          <w:ilvl w:val="0"/>
          <w:numId w:val="5"/>
        </w:numPr>
        <w:rPr>
          <w:rFonts w:ascii="Times New Roman" w:hAnsi="Times New Roman" w:cs="Times New Roman"/>
        </w:rPr>
      </w:pPr>
      <w:r w:rsidRPr="003E5E48">
        <w:rPr>
          <w:rFonts w:ascii="Times New Roman" w:hAnsi="Times New Roman" w:cs="Times New Roman"/>
        </w:rPr>
        <w:t>Clinical Manager: (___) ___-____ (h)</w:t>
      </w:r>
      <w:r w:rsidRPr="003E5E48">
        <w:rPr>
          <w:rFonts w:ascii="Times New Roman" w:hAnsi="Times New Roman" w:cs="Times New Roman"/>
        </w:rPr>
        <w:tab/>
        <w:t>(___) ___-____ (c)</w:t>
      </w:r>
    </w:p>
    <w:p w14:paraId="5F2C295D" w14:textId="1B524287" w:rsidR="000572F2" w:rsidRPr="003E5E48" w:rsidRDefault="000572F2" w:rsidP="000572F2">
      <w:pPr>
        <w:pStyle w:val="Body-BodySpaceBefore"/>
        <w:rPr>
          <w:rFonts w:ascii="Times New Roman" w:hAnsi="Times New Roman" w:cs="Times New Roman"/>
        </w:rPr>
      </w:pPr>
      <w:r w:rsidRPr="003E5E48">
        <w:rPr>
          <w:rFonts w:ascii="Times New Roman" w:hAnsi="Times New Roman" w:cs="Times New Roman"/>
        </w:rPr>
        <w:t xml:space="preserve">Note: Current phone contact numbers for the sleep </w:t>
      </w:r>
      <w:r w:rsidR="001032EF" w:rsidRPr="003E5E48">
        <w:rPr>
          <w:rFonts w:ascii="Times New Roman" w:hAnsi="Times New Roman" w:cs="Times New Roman"/>
        </w:rPr>
        <w:t>lab</w:t>
      </w:r>
      <w:r w:rsidRPr="003E5E48">
        <w:rPr>
          <w:rFonts w:ascii="Times New Roman" w:hAnsi="Times New Roman" w:cs="Times New Roman"/>
        </w:rPr>
        <w:t xml:space="preserve"> staff and </w:t>
      </w:r>
      <w:r w:rsidR="001032EF" w:rsidRPr="003E5E48">
        <w:rPr>
          <w:rFonts w:ascii="Times New Roman" w:hAnsi="Times New Roman" w:cs="Times New Roman"/>
        </w:rPr>
        <w:t>lab</w:t>
      </w:r>
      <w:r w:rsidRPr="003E5E48">
        <w:rPr>
          <w:rFonts w:ascii="Times New Roman" w:hAnsi="Times New Roman" w:cs="Times New Roman"/>
        </w:rPr>
        <w:t xml:space="preserve"> director are to be included </w:t>
      </w:r>
      <w:r w:rsidR="00A86106" w:rsidRPr="003E5E48">
        <w:rPr>
          <w:rFonts w:ascii="Times New Roman" w:hAnsi="Times New Roman" w:cs="Times New Roman"/>
        </w:rPr>
        <w:t>in</w:t>
      </w:r>
      <w:r w:rsidRPr="003E5E48">
        <w:rPr>
          <w:rFonts w:ascii="Times New Roman" w:hAnsi="Times New Roman" w:cs="Times New Roman"/>
        </w:rPr>
        <w:t xml:space="preserve"> the policy. The </w:t>
      </w:r>
      <w:r w:rsidR="001032EF" w:rsidRPr="003E5E48">
        <w:rPr>
          <w:rFonts w:ascii="Times New Roman" w:hAnsi="Times New Roman" w:cs="Times New Roman"/>
        </w:rPr>
        <w:t>lab</w:t>
      </w:r>
      <w:r w:rsidRPr="003E5E48">
        <w:rPr>
          <w:rFonts w:ascii="Times New Roman" w:hAnsi="Times New Roman" w:cs="Times New Roman"/>
        </w:rPr>
        <w:t xml:space="preserve"> may opt to maintain a separate phone listing sheet in addition to having the numbers within the policy. </w:t>
      </w:r>
    </w:p>
    <w:p w14:paraId="6CD52CFB" w14:textId="6A16E5B7" w:rsidR="007D19D9" w:rsidRPr="003E5E48" w:rsidRDefault="007D19D9" w:rsidP="007D19D9">
      <w:pPr>
        <w:pStyle w:val="Body-BodyCopyNoSpacing"/>
        <w:spacing w:before="180"/>
        <w:rPr>
          <w:rStyle w:val="BoldBlue"/>
          <w:rFonts w:ascii="Times New Roman" w:hAnsi="Times New Roman" w:cs="Times New Roman"/>
        </w:rPr>
      </w:pPr>
      <w:r w:rsidRPr="003E5E48">
        <w:rPr>
          <w:rStyle w:val="BoldBlue"/>
          <w:rFonts w:ascii="Times New Roman" w:hAnsi="Times New Roman" w:cs="Times New Roman"/>
        </w:rPr>
        <w:t>Environmental Emergency</w:t>
      </w:r>
    </w:p>
    <w:p w14:paraId="002B2DB6" w14:textId="6789EAF2" w:rsidR="000572F2" w:rsidRPr="003E5E48" w:rsidRDefault="000572F2" w:rsidP="009D2DF7">
      <w:pPr>
        <w:pStyle w:val="Body-BodyCopyNoSpacing"/>
        <w:rPr>
          <w:rFonts w:ascii="Times New Roman" w:hAnsi="Times New Roman" w:cs="Times New Roman"/>
        </w:rPr>
      </w:pPr>
      <w:r w:rsidRPr="003E5E48">
        <w:rPr>
          <w:rFonts w:ascii="Times New Roman" w:hAnsi="Times New Roman" w:cs="Times New Roman"/>
        </w:rPr>
        <w:t xml:space="preserve">In the event of an environmental emergency, sleep </w:t>
      </w:r>
      <w:r w:rsidR="001032EF" w:rsidRPr="003E5E48">
        <w:rPr>
          <w:rFonts w:ascii="Times New Roman" w:hAnsi="Times New Roman" w:cs="Times New Roman"/>
        </w:rPr>
        <w:t>lab</w:t>
      </w:r>
      <w:r w:rsidRPr="003E5E48">
        <w:rPr>
          <w:rFonts w:ascii="Times New Roman" w:hAnsi="Times New Roman" w:cs="Times New Roman"/>
        </w:rPr>
        <w:t xml:space="preserve"> personnel are to follow the procedures as appropriate to the emergency. </w:t>
      </w:r>
      <w:r w:rsidR="00143154" w:rsidRPr="003E5E48">
        <w:rPr>
          <w:rFonts w:ascii="Times New Roman" w:hAnsi="Times New Roman" w:cs="Times New Roman"/>
        </w:rPr>
        <w:t>En</w:t>
      </w:r>
      <w:r w:rsidRPr="003E5E48">
        <w:rPr>
          <w:rFonts w:ascii="Times New Roman" w:hAnsi="Times New Roman" w:cs="Times New Roman"/>
        </w:rPr>
        <w:t xml:space="preserve">sure a battery-operated </w:t>
      </w:r>
      <w:r w:rsidR="002F61C0" w:rsidRPr="00E97664">
        <w:rPr>
          <w:rFonts w:ascii="Times New Roman" w:hAnsi="Times New Roman" w:cs="Times New Roman"/>
        </w:rPr>
        <w:t xml:space="preserve">flashlight </w:t>
      </w:r>
      <w:r w:rsidRPr="003E5E48">
        <w:rPr>
          <w:rFonts w:ascii="Times New Roman" w:hAnsi="Times New Roman" w:cs="Times New Roman"/>
        </w:rPr>
        <w:t>and radio are available and in working order at all times.</w:t>
      </w:r>
    </w:p>
    <w:p w14:paraId="13854C74" w14:textId="77777777" w:rsidR="000572F2" w:rsidRPr="003E5E48" w:rsidRDefault="000572F2" w:rsidP="009D2DF7">
      <w:pPr>
        <w:pStyle w:val="Body-BodyCopyNoSpacing"/>
        <w:rPr>
          <w:rFonts w:ascii="Times New Roman" w:hAnsi="Times New Roman" w:cs="Times New Roman"/>
        </w:rPr>
      </w:pPr>
      <w:r w:rsidRPr="003E5E48">
        <w:rPr>
          <w:rFonts w:ascii="Times New Roman" w:hAnsi="Times New Roman" w:cs="Times New Roman"/>
        </w:rPr>
        <w:t>The emergencies are defined as follows:</w:t>
      </w:r>
    </w:p>
    <w:p w14:paraId="7BD2AD7E" w14:textId="3107345C" w:rsidR="000572F2" w:rsidRPr="003E5E48" w:rsidRDefault="002F61C0" w:rsidP="009D2DF7">
      <w:pPr>
        <w:pStyle w:val="Body-BodyCopyNoSpacing"/>
        <w:numPr>
          <w:ilvl w:val="0"/>
          <w:numId w:val="25"/>
        </w:numPr>
        <w:rPr>
          <w:rFonts w:ascii="Times New Roman" w:hAnsi="Times New Roman" w:cs="Times New Roman"/>
        </w:rPr>
      </w:pPr>
      <w:r>
        <w:rPr>
          <w:rFonts w:ascii="Times New Roman" w:hAnsi="Times New Roman" w:cs="Times New Roman"/>
        </w:rPr>
        <w:t>f</w:t>
      </w:r>
      <w:r w:rsidR="000572F2" w:rsidRPr="003E5E48">
        <w:rPr>
          <w:rFonts w:ascii="Times New Roman" w:hAnsi="Times New Roman" w:cs="Times New Roman"/>
        </w:rPr>
        <w:t>ire</w:t>
      </w:r>
    </w:p>
    <w:p w14:paraId="5C56C18D" w14:textId="7C707D38" w:rsidR="000572F2" w:rsidRPr="003E5E48" w:rsidRDefault="002F61C0" w:rsidP="009D2DF7">
      <w:pPr>
        <w:pStyle w:val="Body-BodyCopyNoSpacing"/>
        <w:numPr>
          <w:ilvl w:val="0"/>
          <w:numId w:val="25"/>
        </w:numPr>
        <w:rPr>
          <w:rFonts w:ascii="Times New Roman" w:hAnsi="Times New Roman" w:cs="Times New Roman"/>
        </w:rPr>
      </w:pPr>
      <w:r>
        <w:rPr>
          <w:rFonts w:ascii="Times New Roman" w:hAnsi="Times New Roman" w:cs="Times New Roman"/>
        </w:rPr>
        <w:t>s</w:t>
      </w:r>
      <w:r w:rsidR="000572F2" w:rsidRPr="003E5E48">
        <w:rPr>
          <w:rFonts w:ascii="Times New Roman" w:hAnsi="Times New Roman" w:cs="Times New Roman"/>
        </w:rPr>
        <w:t>evere weather conditions (tornado, flood, etc.)</w:t>
      </w:r>
    </w:p>
    <w:p w14:paraId="074C172B" w14:textId="1F2CCA22" w:rsidR="000572F2" w:rsidRPr="003E5E48" w:rsidRDefault="002F61C0" w:rsidP="009D2DF7">
      <w:pPr>
        <w:pStyle w:val="Body-BodyCopyNoSpacing"/>
        <w:numPr>
          <w:ilvl w:val="0"/>
          <w:numId w:val="25"/>
        </w:numPr>
        <w:rPr>
          <w:rFonts w:ascii="Times New Roman" w:hAnsi="Times New Roman" w:cs="Times New Roman"/>
        </w:rPr>
      </w:pPr>
      <w:r>
        <w:rPr>
          <w:rFonts w:ascii="Times New Roman" w:hAnsi="Times New Roman" w:cs="Times New Roman"/>
        </w:rPr>
        <w:t>b</w:t>
      </w:r>
      <w:r w:rsidR="000572F2" w:rsidRPr="003E5E48">
        <w:rPr>
          <w:rFonts w:ascii="Times New Roman" w:hAnsi="Times New Roman" w:cs="Times New Roman"/>
        </w:rPr>
        <w:t xml:space="preserve">omb </w:t>
      </w:r>
      <w:r w:rsidR="00BD2981" w:rsidRPr="003E5E48">
        <w:rPr>
          <w:rFonts w:ascii="Times New Roman" w:hAnsi="Times New Roman" w:cs="Times New Roman"/>
        </w:rPr>
        <w:t>threat</w:t>
      </w:r>
    </w:p>
    <w:p w14:paraId="0D21710A" w14:textId="14533CBE" w:rsidR="000572F2" w:rsidRPr="003E5E48" w:rsidRDefault="002F61C0" w:rsidP="009D2DF7">
      <w:pPr>
        <w:pStyle w:val="Body-BodyCopyNoSpacing"/>
        <w:numPr>
          <w:ilvl w:val="0"/>
          <w:numId w:val="25"/>
        </w:numPr>
        <w:rPr>
          <w:rFonts w:ascii="Times New Roman" w:hAnsi="Times New Roman" w:cs="Times New Roman"/>
        </w:rPr>
      </w:pPr>
      <w:r>
        <w:rPr>
          <w:rFonts w:ascii="Times New Roman" w:hAnsi="Times New Roman" w:cs="Times New Roman"/>
        </w:rPr>
        <w:t>b</w:t>
      </w:r>
      <w:r w:rsidR="000572F2" w:rsidRPr="003E5E48">
        <w:rPr>
          <w:rFonts w:ascii="Times New Roman" w:hAnsi="Times New Roman" w:cs="Times New Roman"/>
        </w:rPr>
        <w:t>elligerent patient</w:t>
      </w:r>
    </w:p>
    <w:p w14:paraId="56FA4ABF" w14:textId="584E0CF4" w:rsidR="000572F2" w:rsidRPr="003E5E48" w:rsidRDefault="002F61C0" w:rsidP="009D2DF7">
      <w:pPr>
        <w:pStyle w:val="Body-BodyCopyNoSpacing"/>
        <w:numPr>
          <w:ilvl w:val="0"/>
          <w:numId w:val="25"/>
        </w:numPr>
        <w:rPr>
          <w:rFonts w:ascii="Times New Roman" w:hAnsi="Times New Roman" w:cs="Times New Roman"/>
        </w:rPr>
      </w:pPr>
      <w:r>
        <w:rPr>
          <w:rFonts w:ascii="Times New Roman" w:hAnsi="Times New Roman" w:cs="Times New Roman"/>
        </w:rPr>
        <w:t>o</w:t>
      </w:r>
      <w:r w:rsidR="000572F2" w:rsidRPr="003E5E48">
        <w:rPr>
          <w:rFonts w:ascii="Times New Roman" w:hAnsi="Times New Roman" w:cs="Times New Roman"/>
        </w:rPr>
        <w:t>ther</w:t>
      </w:r>
    </w:p>
    <w:p w14:paraId="46626FC3" w14:textId="77777777" w:rsidR="00D42181" w:rsidRPr="003E5E48" w:rsidRDefault="00D42181" w:rsidP="00D42181">
      <w:pPr>
        <w:pStyle w:val="Body-BodyCopyNoSpacing"/>
        <w:rPr>
          <w:rFonts w:ascii="Times New Roman" w:hAnsi="Times New Roman" w:cs="Times New Roman"/>
        </w:rPr>
      </w:pPr>
    </w:p>
    <w:p w14:paraId="5B12717A" w14:textId="77777777" w:rsidR="000572F2" w:rsidRPr="003E5E48" w:rsidRDefault="000572F2" w:rsidP="000572F2">
      <w:pPr>
        <w:pStyle w:val="Body-BodyCopy"/>
        <w:rPr>
          <w:rFonts w:ascii="Times New Roman" w:hAnsi="Times New Roman" w:cs="Times New Roman"/>
        </w:rPr>
      </w:pPr>
      <w:r w:rsidRPr="003E5E48">
        <w:rPr>
          <w:rStyle w:val="BoldBlack"/>
          <w:rFonts w:ascii="Times New Roman" w:hAnsi="Times New Roman" w:cs="Times New Roman"/>
        </w:rPr>
        <w:t>Fire</w:t>
      </w:r>
    </w:p>
    <w:p w14:paraId="6D984B54" w14:textId="6AEAEBC3" w:rsidR="000572F2" w:rsidRPr="003E5E48" w:rsidRDefault="000572F2" w:rsidP="00D42181">
      <w:pPr>
        <w:pStyle w:val="Body-BodyCopyNoSpacing"/>
        <w:numPr>
          <w:ilvl w:val="0"/>
          <w:numId w:val="26"/>
        </w:numPr>
        <w:rPr>
          <w:rFonts w:ascii="Times New Roman" w:hAnsi="Times New Roman" w:cs="Times New Roman"/>
        </w:rPr>
      </w:pPr>
      <w:r w:rsidRPr="003E5E48">
        <w:rPr>
          <w:rFonts w:ascii="Times New Roman" w:hAnsi="Times New Roman" w:cs="Times New Roman"/>
        </w:rPr>
        <w:t xml:space="preserve">In the event of a fire, sleep personnel shall follow appropriate procedures for evacuation of the patients in the </w:t>
      </w:r>
      <w:r w:rsidR="001032EF" w:rsidRPr="003E5E48">
        <w:rPr>
          <w:rFonts w:ascii="Times New Roman" w:hAnsi="Times New Roman" w:cs="Times New Roman"/>
        </w:rPr>
        <w:t>lab</w:t>
      </w:r>
      <w:r w:rsidRPr="003E5E48">
        <w:rPr>
          <w:rFonts w:ascii="Times New Roman" w:hAnsi="Times New Roman" w:cs="Times New Roman"/>
        </w:rPr>
        <w:t xml:space="preserve"> if needed.</w:t>
      </w:r>
    </w:p>
    <w:p w14:paraId="5433FD6B" w14:textId="7C165CF6" w:rsidR="0027789C" w:rsidRPr="003E5E48" w:rsidRDefault="00423CBC" w:rsidP="00155052">
      <w:pPr>
        <w:pStyle w:val="Body-BodyCopyNoSpacing"/>
        <w:numPr>
          <w:ilvl w:val="1"/>
          <w:numId w:val="26"/>
        </w:numPr>
        <w:rPr>
          <w:rFonts w:ascii="Times New Roman" w:hAnsi="Times New Roman" w:cs="Times New Roman"/>
          <w:lang w:val="pt-BR"/>
        </w:rPr>
      </w:pPr>
      <w:r w:rsidRPr="003E5E48">
        <w:rPr>
          <w:rFonts w:ascii="Times New Roman" w:hAnsi="Times New Roman" w:cs="Times New Roman"/>
          <w:lang w:val="pt-BR"/>
        </w:rPr>
        <w:t>I</w:t>
      </w:r>
      <w:r w:rsidR="003E224E" w:rsidRPr="003E5E48">
        <w:rPr>
          <w:rFonts w:ascii="Times New Roman" w:hAnsi="Times New Roman" w:cs="Times New Roman"/>
          <w:lang w:val="pt-BR"/>
        </w:rPr>
        <w:t>mplement</w:t>
      </w:r>
      <w:r w:rsidRPr="003E5E48">
        <w:rPr>
          <w:rFonts w:ascii="Times New Roman" w:hAnsi="Times New Roman" w:cs="Times New Roman"/>
          <w:lang w:val="pt-BR"/>
        </w:rPr>
        <w:t xml:space="preserve"> </w:t>
      </w:r>
      <w:r w:rsidR="0027789C" w:rsidRPr="003E5E48">
        <w:rPr>
          <w:rFonts w:ascii="Times New Roman" w:hAnsi="Times New Roman" w:cs="Times New Roman"/>
          <w:lang w:val="pt-BR"/>
        </w:rPr>
        <w:t>R A C E</w:t>
      </w:r>
      <w:r w:rsidRPr="003E5E48">
        <w:rPr>
          <w:rFonts w:ascii="Times New Roman" w:hAnsi="Times New Roman" w:cs="Times New Roman"/>
          <w:lang w:val="pt-BR"/>
        </w:rPr>
        <w:t xml:space="preserve"> protocol</w:t>
      </w:r>
      <w:r w:rsidR="0027789C" w:rsidRPr="003E5E48">
        <w:rPr>
          <w:rFonts w:ascii="Times New Roman" w:hAnsi="Times New Roman" w:cs="Times New Roman"/>
          <w:lang w:val="pt-BR"/>
        </w:rPr>
        <w:t>:</w:t>
      </w:r>
    </w:p>
    <w:p w14:paraId="698DD06E" w14:textId="3D5D9F19" w:rsidR="0027789C" w:rsidRPr="003E5E48" w:rsidRDefault="00975C04" w:rsidP="00155052">
      <w:pPr>
        <w:pStyle w:val="Body-BodyCopyNoSpacing"/>
        <w:numPr>
          <w:ilvl w:val="2"/>
          <w:numId w:val="26"/>
        </w:numPr>
        <w:rPr>
          <w:rFonts w:ascii="Times New Roman" w:hAnsi="Times New Roman" w:cs="Times New Roman"/>
        </w:rPr>
      </w:pPr>
      <w:r w:rsidRPr="003E5E48">
        <w:rPr>
          <w:rStyle w:val="BoldBlack"/>
          <w:rFonts w:ascii="Times New Roman" w:hAnsi="Times New Roman" w:cs="Times New Roman"/>
          <w:lang w:val="pt-BR"/>
        </w:rPr>
        <w:t xml:space="preserve"> </w:t>
      </w:r>
      <w:r w:rsidR="0027789C" w:rsidRPr="003E5E48">
        <w:rPr>
          <w:rStyle w:val="BoldBlack"/>
          <w:rFonts w:ascii="Times New Roman" w:hAnsi="Times New Roman" w:cs="Times New Roman"/>
        </w:rPr>
        <w:t>R</w:t>
      </w:r>
      <w:r w:rsidR="0027789C" w:rsidRPr="003E5E48">
        <w:rPr>
          <w:rFonts w:ascii="Times New Roman" w:hAnsi="Times New Roman" w:cs="Times New Roman"/>
        </w:rPr>
        <w:t>escue any and all patients or visitors in immediate danger.</w:t>
      </w:r>
    </w:p>
    <w:p w14:paraId="0081EEA5" w14:textId="4E1FE95F" w:rsidR="0027789C" w:rsidRPr="003E5E48" w:rsidRDefault="00975C04" w:rsidP="00155052">
      <w:pPr>
        <w:pStyle w:val="Body-BodyCopyNoSpacing"/>
        <w:numPr>
          <w:ilvl w:val="2"/>
          <w:numId w:val="26"/>
        </w:numPr>
        <w:rPr>
          <w:rFonts w:ascii="Times New Roman" w:hAnsi="Times New Roman" w:cs="Times New Roman"/>
        </w:rPr>
      </w:pPr>
      <w:r>
        <w:rPr>
          <w:rStyle w:val="BoldBlack"/>
          <w:rFonts w:ascii="Times New Roman" w:hAnsi="Times New Roman" w:cs="Times New Roman"/>
        </w:rPr>
        <w:t xml:space="preserve"> </w:t>
      </w:r>
      <w:r w:rsidR="0027789C" w:rsidRPr="003E5E48">
        <w:rPr>
          <w:rStyle w:val="BoldBlack"/>
          <w:rFonts w:ascii="Times New Roman" w:hAnsi="Times New Roman" w:cs="Times New Roman"/>
        </w:rPr>
        <w:t>A</w:t>
      </w:r>
      <w:r w:rsidR="0027789C" w:rsidRPr="003E5E48">
        <w:rPr>
          <w:rFonts w:ascii="Times New Roman" w:hAnsi="Times New Roman" w:cs="Times New Roman"/>
        </w:rPr>
        <w:t>larm, pull the nearest alarm box.</w:t>
      </w:r>
    </w:p>
    <w:p w14:paraId="13ACEBE3" w14:textId="2ADD801A" w:rsidR="0027789C" w:rsidRPr="003E5E48" w:rsidRDefault="00975C04" w:rsidP="00155052">
      <w:pPr>
        <w:pStyle w:val="Body-BodyCopyNoSpacing"/>
        <w:numPr>
          <w:ilvl w:val="2"/>
          <w:numId w:val="26"/>
        </w:numPr>
        <w:rPr>
          <w:rFonts w:ascii="Times New Roman" w:hAnsi="Times New Roman" w:cs="Times New Roman"/>
        </w:rPr>
      </w:pPr>
      <w:r>
        <w:rPr>
          <w:rStyle w:val="BoldBlack"/>
          <w:rFonts w:ascii="Times New Roman" w:hAnsi="Times New Roman" w:cs="Times New Roman"/>
        </w:rPr>
        <w:t xml:space="preserve"> </w:t>
      </w:r>
      <w:r w:rsidR="0027789C" w:rsidRPr="003E5E48">
        <w:rPr>
          <w:rStyle w:val="BoldBlack"/>
          <w:rFonts w:ascii="Times New Roman" w:hAnsi="Times New Roman" w:cs="Times New Roman"/>
        </w:rPr>
        <w:t>C</w:t>
      </w:r>
      <w:r w:rsidR="0027789C" w:rsidRPr="003E5E48">
        <w:rPr>
          <w:rFonts w:ascii="Times New Roman" w:hAnsi="Times New Roman" w:cs="Times New Roman"/>
        </w:rPr>
        <w:t xml:space="preserve">all 911 and give </w:t>
      </w:r>
      <w:r w:rsidR="00465235" w:rsidRPr="003E5E48">
        <w:rPr>
          <w:rFonts w:ascii="Times New Roman" w:hAnsi="Times New Roman" w:cs="Times New Roman"/>
        </w:rPr>
        <w:t>the location</w:t>
      </w:r>
      <w:r w:rsidR="0027789C" w:rsidRPr="003E5E48">
        <w:rPr>
          <w:rFonts w:ascii="Times New Roman" w:hAnsi="Times New Roman" w:cs="Times New Roman"/>
        </w:rPr>
        <w:t xml:space="preserve"> of the fire.</w:t>
      </w:r>
    </w:p>
    <w:p w14:paraId="6BE222EE" w14:textId="237DBD8D" w:rsidR="0027789C" w:rsidRPr="003E5E48" w:rsidRDefault="00975C04" w:rsidP="00155052">
      <w:pPr>
        <w:pStyle w:val="Body-BodyCopyNoSpacing"/>
        <w:numPr>
          <w:ilvl w:val="2"/>
          <w:numId w:val="26"/>
        </w:numPr>
        <w:rPr>
          <w:rFonts w:ascii="Times New Roman" w:hAnsi="Times New Roman" w:cs="Times New Roman"/>
        </w:rPr>
      </w:pPr>
      <w:r>
        <w:rPr>
          <w:rStyle w:val="BoldBlack"/>
          <w:rFonts w:ascii="Times New Roman" w:hAnsi="Times New Roman" w:cs="Times New Roman"/>
        </w:rPr>
        <w:t xml:space="preserve"> </w:t>
      </w:r>
      <w:r w:rsidR="0027789C" w:rsidRPr="003E5E48">
        <w:rPr>
          <w:rStyle w:val="BoldBlack"/>
          <w:rFonts w:ascii="Times New Roman" w:hAnsi="Times New Roman" w:cs="Times New Roman"/>
        </w:rPr>
        <w:t>E</w:t>
      </w:r>
      <w:r w:rsidR="0027789C" w:rsidRPr="003E5E48">
        <w:rPr>
          <w:rFonts w:ascii="Times New Roman" w:hAnsi="Times New Roman" w:cs="Times New Roman"/>
        </w:rPr>
        <w:t xml:space="preserve">vacuate to a safe </w:t>
      </w:r>
      <w:r w:rsidR="00465235" w:rsidRPr="003E5E48">
        <w:rPr>
          <w:rFonts w:ascii="Times New Roman" w:hAnsi="Times New Roman" w:cs="Times New Roman"/>
        </w:rPr>
        <w:t>predesignated</w:t>
      </w:r>
      <w:r w:rsidR="0027789C" w:rsidRPr="003E5E48">
        <w:rPr>
          <w:rFonts w:ascii="Times New Roman" w:hAnsi="Times New Roman" w:cs="Times New Roman"/>
        </w:rPr>
        <w:t xml:space="preserve"> area.</w:t>
      </w:r>
    </w:p>
    <w:p w14:paraId="068ED8F2" w14:textId="7159A01F" w:rsidR="000572F2" w:rsidRPr="003E5E48" w:rsidRDefault="000572F2" w:rsidP="00D42181">
      <w:pPr>
        <w:pStyle w:val="Body-BodyCopyNoSpacing"/>
        <w:numPr>
          <w:ilvl w:val="0"/>
          <w:numId w:val="26"/>
        </w:numPr>
        <w:rPr>
          <w:rFonts w:ascii="Times New Roman" w:hAnsi="Times New Roman" w:cs="Times New Roman"/>
        </w:rPr>
      </w:pPr>
      <w:r w:rsidRPr="003E5E48">
        <w:rPr>
          <w:rFonts w:ascii="Times New Roman" w:hAnsi="Times New Roman" w:cs="Times New Roman"/>
        </w:rPr>
        <w:t>When the fire is discovered:</w:t>
      </w:r>
    </w:p>
    <w:p w14:paraId="3125601B" w14:textId="4FE3BEED" w:rsidR="000572F2" w:rsidRPr="003E5E48" w:rsidRDefault="000572F2" w:rsidP="00155052">
      <w:pPr>
        <w:pStyle w:val="Body-BodyCopyNoSpacing"/>
        <w:numPr>
          <w:ilvl w:val="1"/>
          <w:numId w:val="26"/>
        </w:numPr>
        <w:rPr>
          <w:rFonts w:ascii="Times New Roman" w:hAnsi="Times New Roman" w:cs="Times New Roman"/>
        </w:rPr>
      </w:pPr>
      <w:r w:rsidRPr="003E5E48">
        <w:rPr>
          <w:rFonts w:ascii="Times New Roman" w:hAnsi="Times New Roman" w:cs="Times New Roman"/>
        </w:rPr>
        <w:t>Immediately contact emergency personnel; dial 911.</w:t>
      </w:r>
    </w:p>
    <w:p w14:paraId="01E4BB63" w14:textId="77777777" w:rsidR="000572F2" w:rsidRPr="003E5E48" w:rsidRDefault="000572F2" w:rsidP="00155052">
      <w:pPr>
        <w:pStyle w:val="Body-BodyCopyNoSpacing"/>
        <w:numPr>
          <w:ilvl w:val="2"/>
          <w:numId w:val="26"/>
        </w:numPr>
        <w:rPr>
          <w:rFonts w:ascii="Times New Roman" w:hAnsi="Times New Roman" w:cs="Times New Roman"/>
        </w:rPr>
      </w:pPr>
      <w:r w:rsidRPr="003E5E48">
        <w:rPr>
          <w:rFonts w:ascii="Times New Roman" w:hAnsi="Times New Roman" w:cs="Times New Roman"/>
        </w:rPr>
        <w:t>Provide location of the fire</w:t>
      </w:r>
      <w:del w:id="0" w:author="Kristina Paprocki" w:date="2024-11-14T08:46:00Z" w16du:dateUtc="2024-11-14T14:46:00Z">
        <w:r w:rsidRPr="003E5E48" w:rsidDel="00A22635">
          <w:rPr>
            <w:rFonts w:ascii="Times New Roman" w:hAnsi="Times New Roman" w:cs="Times New Roman"/>
          </w:rPr>
          <w:delText xml:space="preserve">: </w:delText>
        </w:r>
      </w:del>
    </w:p>
    <w:p w14:paraId="3EF574B2" w14:textId="00F936FE" w:rsidR="000572F2" w:rsidRPr="003E5E48" w:rsidRDefault="00705A6B" w:rsidP="004808C0">
      <w:pPr>
        <w:pStyle w:val="Body-BodyCopyNoSpacing"/>
        <w:numPr>
          <w:ilvl w:val="3"/>
          <w:numId w:val="26"/>
        </w:numPr>
        <w:rPr>
          <w:rFonts w:ascii="Times New Roman" w:hAnsi="Times New Roman" w:cs="Times New Roman"/>
        </w:rPr>
      </w:pPr>
      <w:r>
        <w:rPr>
          <w:rFonts w:ascii="Times New Roman" w:hAnsi="Times New Roman" w:cs="Times New Roman"/>
        </w:rPr>
        <w:t>n</w:t>
      </w:r>
      <w:r w:rsidR="000572F2" w:rsidRPr="003E5E48">
        <w:rPr>
          <w:rFonts w:ascii="Times New Roman" w:hAnsi="Times New Roman" w:cs="Times New Roman"/>
        </w:rPr>
        <w:t xml:space="preserve">ame of </w:t>
      </w:r>
      <w:r w:rsidR="001032EF" w:rsidRPr="003E5E48">
        <w:rPr>
          <w:rFonts w:ascii="Times New Roman" w:hAnsi="Times New Roman" w:cs="Times New Roman"/>
        </w:rPr>
        <w:t>lab</w:t>
      </w:r>
    </w:p>
    <w:p w14:paraId="698A9F30" w14:textId="73BF57DB" w:rsidR="000572F2" w:rsidRPr="003E5E48" w:rsidRDefault="00705A6B" w:rsidP="004808C0">
      <w:pPr>
        <w:pStyle w:val="Body-BodyCopyNoSpacing"/>
        <w:numPr>
          <w:ilvl w:val="3"/>
          <w:numId w:val="26"/>
        </w:numPr>
        <w:rPr>
          <w:rFonts w:ascii="Times New Roman" w:hAnsi="Times New Roman" w:cs="Times New Roman"/>
        </w:rPr>
      </w:pPr>
      <w:r>
        <w:rPr>
          <w:rFonts w:ascii="Times New Roman" w:hAnsi="Times New Roman" w:cs="Times New Roman"/>
        </w:rPr>
        <w:t>l</w:t>
      </w:r>
      <w:r w:rsidR="000572F2" w:rsidRPr="003E5E48">
        <w:rPr>
          <w:rFonts w:ascii="Times New Roman" w:hAnsi="Times New Roman" w:cs="Times New Roman"/>
        </w:rPr>
        <w:t>ocation or room of the fire</w:t>
      </w:r>
    </w:p>
    <w:p w14:paraId="0609F312" w14:textId="0E9A657F" w:rsidR="000572F2" w:rsidRPr="003E5E48" w:rsidRDefault="00705A6B" w:rsidP="004808C0">
      <w:pPr>
        <w:pStyle w:val="Body-BodyCopyNoSpacing"/>
        <w:numPr>
          <w:ilvl w:val="3"/>
          <w:numId w:val="26"/>
        </w:numPr>
        <w:rPr>
          <w:rFonts w:ascii="Times New Roman" w:hAnsi="Times New Roman" w:cs="Times New Roman"/>
        </w:rPr>
      </w:pPr>
      <w:r>
        <w:rPr>
          <w:rFonts w:ascii="Times New Roman" w:hAnsi="Times New Roman" w:cs="Times New Roman"/>
        </w:rPr>
        <w:t>p</w:t>
      </w:r>
      <w:r w:rsidR="000572F2" w:rsidRPr="003E5E48">
        <w:rPr>
          <w:rFonts w:ascii="Times New Roman" w:hAnsi="Times New Roman" w:cs="Times New Roman"/>
        </w:rPr>
        <w:t xml:space="preserve">hysical address of </w:t>
      </w:r>
      <w:r w:rsidR="001032EF" w:rsidRPr="003E5E48">
        <w:rPr>
          <w:rFonts w:ascii="Times New Roman" w:hAnsi="Times New Roman" w:cs="Times New Roman"/>
        </w:rPr>
        <w:t>lab</w:t>
      </w:r>
    </w:p>
    <w:p w14:paraId="46BEABF7" w14:textId="54347E98" w:rsidR="000572F2" w:rsidRPr="003E5E48" w:rsidRDefault="00705A6B" w:rsidP="004808C0">
      <w:pPr>
        <w:pStyle w:val="Body-BodyCopyNoSpacing"/>
        <w:numPr>
          <w:ilvl w:val="3"/>
          <w:numId w:val="26"/>
        </w:numPr>
        <w:rPr>
          <w:rFonts w:ascii="Times New Roman" w:hAnsi="Times New Roman" w:cs="Times New Roman"/>
        </w:rPr>
      </w:pPr>
      <w:r>
        <w:rPr>
          <w:rFonts w:ascii="Times New Roman" w:hAnsi="Times New Roman" w:cs="Times New Roman"/>
        </w:rPr>
        <w:lastRenderedPageBreak/>
        <w:t>p</w:t>
      </w:r>
      <w:r w:rsidR="000572F2" w:rsidRPr="003E5E48">
        <w:rPr>
          <w:rFonts w:ascii="Times New Roman" w:hAnsi="Times New Roman" w:cs="Times New Roman"/>
        </w:rPr>
        <w:t xml:space="preserve">hone number of the </w:t>
      </w:r>
      <w:r w:rsidR="001032EF" w:rsidRPr="003E5E48">
        <w:rPr>
          <w:rFonts w:ascii="Times New Roman" w:hAnsi="Times New Roman" w:cs="Times New Roman"/>
        </w:rPr>
        <w:t>lab</w:t>
      </w:r>
    </w:p>
    <w:p w14:paraId="1BD805F0" w14:textId="235402E8" w:rsidR="000572F2" w:rsidRPr="003E5E48" w:rsidRDefault="00705A6B" w:rsidP="004808C0">
      <w:pPr>
        <w:pStyle w:val="Body-BodyCopyNoSpacing"/>
        <w:numPr>
          <w:ilvl w:val="3"/>
          <w:numId w:val="26"/>
        </w:numPr>
        <w:rPr>
          <w:rFonts w:ascii="Times New Roman" w:hAnsi="Times New Roman" w:cs="Times New Roman"/>
        </w:rPr>
      </w:pPr>
      <w:r>
        <w:rPr>
          <w:rFonts w:ascii="Times New Roman" w:hAnsi="Times New Roman" w:cs="Times New Roman"/>
        </w:rPr>
        <w:t>c</w:t>
      </w:r>
      <w:r w:rsidR="000572F2" w:rsidRPr="003E5E48">
        <w:rPr>
          <w:rFonts w:ascii="Times New Roman" w:hAnsi="Times New Roman" w:cs="Times New Roman"/>
        </w:rPr>
        <w:t>ontact person’s name and title</w:t>
      </w:r>
    </w:p>
    <w:p w14:paraId="49688E8B" w14:textId="5ACE032A" w:rsidR="000572F2" w:rsidRPr="003E5E48" w:rsidRDefault="00705A6B" w:rsidP="003E224E">
      <w:pPr>
        <w:pStyle w:val="Body-BodyCopyNoSpacing"/>
        <w:numPr>
          <w:ilvl w:val="2"/>
          <w:numId w:val="26"/>
        </w:numPr>
        <w:rPr>
          <w:rFonts w:ascii="Times New Roman" w:hAnsi="Times New Roman" w:cs="Times New Roman"/>
        </w:rPr>
      </w:pPr>
      <w:r>
        <w:rPr>
          <w:rFonts w:ascii="Times New Roman" w:hAnsi="Times New Roman" w:cs="Times New Roman"/>
        </w:rPr>
        <w:t xml:space="preserve"> </w:t>
      </w:r>
      <w:r w:rsidR="000572F2" w:rsidRPr="003E5E48">
        <w:rPr>
          <w:rFonts w:ascii="Times New Roman" w:hAnsi="Times New Roman" w:cs="Times New Roman"/>
        </w:rPr>
        <w:t xml:space="preserve">Provide the number of individuals in the </w:t>
      </w:r>
      <w:r w:rsidR="001032EF" w:rsidRPr="003E5E48">
        <w:rPr>
          <w:rFonts w:ascii="Times New Roman" w:hAnsi="Times New Roman" w:cs="Times New Roman"/>
        </w:rPr>
        <w:t>lab</w:t>
      </w:r>
      <w:r w:rsidR="000572F2" w:rsidRPr="003E5E48">
        <w:rPr>
          <w:rFonts w:ascii="Times New Roman" w:hAnsi="Times New Roman" w:cs="Times New Roman"/>
        </w:rPr>
        <w:t xml:space="preserve"> at the time of the fire.</w:t>
      </w:r>
    </w:p>
    <w:p w14:paraId="4B3159D7" w14:textId="6FE61339" w:rsidR="000572F2" w:rsidRPr="003E5E48" w:rsidRDefault="00705A6B" w:rsidP="003E224E">
      <w:pPr>
        <w:pStyle w:val="Body-BodyCopyNoSpacing"/>
        <w:numPr>
          <w:ilvl w:val="2"/>
          <w:numId w:val="26"/>
        </w:numPr>
        <w:rPr>
          <w:rFonts w:ascii="Times New Roman" w:hAnsi="Times New Roman" w:cs="Times New Roman"/>
        </w:rPr>
      </w:pPr>
      <w:r>
        <w:rPr>
          <w:rFonts w:ascii="Times New Roman" w:hAnsi="Times New Roman" w:cs="Times New Roman"/>
        </w:rPr>
        <w:t xml:space="preserve"> </w:t>
      </w:r>
      <w:r w:rsidR="000572F2" w:rsidRPr="003E5E48">
        <w:rPr>
          <w:rFonts w:ascii="Times New Roman" w:hAnsi="Times New Roman" w:cs="Times New Roman"/>
        </w:rPr>
        <w:t>Provide location of where the patients have been moved.</w:t>
      </w:r>
    </w:p>
    <w:p w14:paraId="3F5063CC" w14:textId="3A775B7D" w:rsidR="000572F2" w:rsidRPr="003E5E48" w:rsidRDefault="000572F2" w:rsidP="00D42181">
      <w:pPr>
        <w:pStyle w:val="Body-BodyCopyNoSpacing"/>
        <w:numPr>
          <w:ilvl w:val="0"/>
          <w:numId w:val="26"/>
        </w:numPr>
        <w:rPr>
          <w:rFonts w:ascii="Times New Roman" w:hAnsi="Times New Roman" w:cs="Times New Roman"/>
        </w:rPr>
      </w:pPr>
      <w:r w:rsidRPr="003E5E48">
        <w:rPr>
          <w:rFonts w:ascii="Times New Roman" w:hAnsi="Times New Roman" w:cs="Times New Roman"/>
        </w:rPr>
        <w:t>Move patients to the designated area as identified in the evacuation route plan posted in each testing room.</w:t>
      </w:r>
    </w:p>
    <w:p w14:paraId="0A116905" w14:textId="7F3D04E0" w:rsidR="000572F2" w:rsidRPr="003E5E48" w:rsidRDefault="000572F2" w:rsidP="00D42181">
      <w:pPr>
        <w:pStyle w:val="Body-BodyCopyNoSpacing"/>
        <w:numPr>
          <w:ilvl w:val="0"/>
          <w:numId w:val="26"/>
        </w:numPr>
        <w:rPr>
          <w:rFonts w:ascii="Times New Roman" w:hAnsi="Times New Roman" w:cs="Times New Roman"/>
        </w:rPr>
      </w:pPr>
      <w:r w:rsidRPr="003E5E48">
        <w:rPr>
          <w:rFonts w:ascii="Times New Roman" w:hAnsi="Times New Roman" w:cs="Times New Roman"/>
        </w:rPr>
        <w:t>Close the doors to the room where the fire is located.</w:t>
      </w:r>
    </w:p>
    <w:p w14:paraId="58F6AB79" w14:textId="689E50DC" w:rsidR="000572F2" w:rsidRPr="003E5E48" w:rsidRDefault="000572F2" w:rsidP="00D42181">
      <w:pPr>
        <w:pStyle w:val="Body-BodyCopyNoSpacing"/>
        <w:numPr>
          <w:ilvl w:val="0"/>
          <w:numId w:val="26"/>
        </w:numPr>
        <w:rPr>
          <w:rFonts w:ascii="Times New Roman" w:hAnsi="Times New Roman" w:cs="Times New Roman"/>
        </w:rPr>
      </w:pPr>
      <w:r w:rsidRPr="003E5E48">
        <w:rPr>
          <w:rFonts w:ascii="Times New Roman" w:hAnsi="Times New Roman" w:cs="Times New Roman"/>
        </w:rPr>
        <w:t xml:space="preserve">Once all patients and staff have congregated at the designated </w:t>
      </w:r>
      <w:r w:rsidR="000A1CF6" w:rsidRPr="003E5E48">
        <w:rPr>
          <w:rFonts w:ascii="Times New Roman" w:hAnsi="Times New Roman" w:cs="Times New Roman"/>
        </w:rPr>
        <w:t>location,</w:t>
      </w:r>
      <w:r w:rsidRPr="003E5E48">
        <w:rPr>
          <w:rFonts w:ascii="Times New Roman" w:hAnsi="Times New Roman" w:cs="Times New Roman"/>
        </w:rPr>
        <w:t xml:space="preserve"> determine if all staff and patients are present.</w:t>
      </w:r>
    </w:p>
    <w:p w14:paraId="0A1D25D0" w14:textId="1380DF80" w:rsidR="000572F2" w:rsidRPr="003E5E48" w:rsidRDefault="000572F2" w:rsidP="00D42181">
      <w:pPr>
        <w:pStyle w:val="Body-BodyCopyNoSpacing"/>
        <w:numPr>
          <w:ilvl w:val="0"/>
          <w:numId w:val="26"/>
        </w:numPr>
        <w:rPr>
          <w:rFonts w:ascii="Times New Roman" w:hAnsi="Times New Roman" w:cs="Times New Roman"/>
        </w:rPr>
      </w:pPr>
      <w:r w:rsidRPr="003E5E48">
        <w:rPr>
          <w:rFonts w:ascii="Times New Roman" w:hAnsi="Times New Roman" w:cs="Times New Roman"/>
        </w:rPr>
        <w:t xml:space="preserve">Close all </w:t>
      </w:r>
      <w:r w:rsidR="001032EF" w:rsidRPr="003E5E48">
        <w:rPr>
          <w:rFonts w:ascii="Times New Roman" w:hAnsi="Times New Roman" w:cs="Times New Roman"/>
        </w:rPr>
        <w:t>lab</w:t>
      </w:r>
      <w:r w:rsidRPr="003E5E48">
        <w:rPr>
          <w:rFonts w:ascii="Times New Roman" w:hAnsi="Times New Roman" w:cs="Times New Roman"/>
        </w:rPr>
        <w:t xml:space="preserve"> doors and </w:t>
      </w:r>
      <w:r w:rsidR="000A1CF6" w:rsidRPr="003E5E48">
        <w:rPr>
          <w:rFonts w:ascii="Times New Roman" w:hAnsi="Times New Roman" w:cs="Times New Roman"/>
        </w:rPr>
        <w:t>wait for</w:t>
      </w:r>
      <w:r w:rsidRPr="003E5E48">
        <w:rPr>
          <w:rFonts w:ascii="Times New Roman" w:hAnsi="Times New Roman" w:cs="Times New Roman"/>
        </w:rPr>
        <w:t xml:space="preserve"> emergency personnel.</w:t>
      </w:r>
    </w:p>
    <w:p w14:paraId="1B4062C6" w14:textId="7E2A7474" w:rsidR="000572F2" w:rsidRPr="003E5E48" w:rsidRDefault="000572F2" w:rsidP="00D42181">
      <w:pPr>
        <w:pStyle w:val="Body-BodyCopyNoSpacing"/>
        <w:numPr>
          <w:ilvl w:val="0"/>
          <w:numId w:val="26"/>
        </w:numPr>
        <w:rPr>
          <w:rFonts w:ascii="Times New Roman" w:hAnsi="Times New Roman" w:cs="Times New Roman"/>
        </w:rPr>
      </w:pPr>
      <w:r w:rsidRPr="003E5E48">
        <w:rPr>
          <w:rFonts w:ascii="Times New Roman" w:hAnsi="Times New Roman" w:cs="Times New Roman"/>
        </w:rPr>
        <w:t>Do not attempt to go back into the building until it has been cleared to do so by the fire department.</w:t>
      </w:r>
    </w:p>
    <w:p w14:paraId="26B2B8AF" w14:textId="77777777" w:rsidR="003E224E" w:rsidRPr="003E5E48" w:rsidRDefault="003E224E" w:rsidP="003E224E">
      <w:pPr>
        <w:pStyle w:val="Body-BodyCopyNoSpacing"/>
        <w:rPr>
          <w:rFonts w:ascii="Times New Roman" w:hAnsi="Times New Roman" w:cs="Times New Roman"/>
        </w:rPr>
      </w:pPr>
    </w:p>
    <w:p w14:paraId="55989FD6" w14:textId="77777777" w:rsidR="000572F2" w:rsidRPr="003E5E48" w:rsidRDefault="000572F2" w:rsidP="001A13EF">
      <w:pPr>
        <w:pStyle w:val="SampleListStyles-SampleNumListTier1Continue"/>
        <w:rPr>
          <w:rFonts w:ascii="Times New Roman" w:hAnsi="Times New Roman" w:cs="Times New Roman"/>
        </w:rPr>
      </w:pPr>
      <w:r w:rsidRPr="003E5E48">
        <w:rPr>
          <w:rStyle w:val="BoldBlack"/>
          <w:rFonts w:ascii="Times New Roman" w:hAnsi="Times New Roman" w:cs="Times New Roman"/>
        </w:rPr>
        <w:t>Severe weather conditions</w:t>
      </w:r>
    </w:p>
    <w:p w14:paraId="5B38B313" w14:textId="69003367" w:rsidR="000572F2" w:rsidRPr="003E5E48" w:rsidRDefault="000572F2" w:rsidP="003E224E">
      <w:pPr>
        <w:pStyle w:val="Body-BodyCopyNoSpacing"/>
        <w:numPr>
          <w:ilvl w:val="0"/>
          <w:numId w:val="27"/>
        </w:numPr>
        <w:rPr>
          <w:rFonts w:ascii="Times New Roman" w:hAnsi="Times New Roman" w:cs="Times New Roman"/>
        </w:rPr>
      </w:pPr>
      <w:r w:rsidRPr="003E5E48">
        <w:rPr>
          <w:rFonts w:ascii="Times New Roman" w:hAnsi="Times New Roman" w:cs="Times New Roman"/>
        </w:rPr>
        <w:t xml:space="preserve">In the event of a severe weather alert or watch, such as tornado, flood, hurricane, etc., the staff shall protect the health, safety and </w:t>
      </w:r>
      <w:r w:rsidR="00AA0066" w:rsidRPr="00E97664">
        <w:rPr>
          <w:rFonts w:ascii="Times New Roman" w:hAnsi="Times New Roman" w:cs="Times New Roman"/>
        </w:rPr>
        <w:t>well</w:t>
      </w:r>
      <w:r w:rsidR="00AA0066">
        <w:rPr>
          <w:rFonts w:ascii="Times New Roman" w:hAnsi="Times New Roman" w:cs="Times New Roman"/>
        </w:rPr>
        <w:t>-</w:t>
      </w:r>
      <w:r w:rsidR="00AA0066" w:rsidRPr="00E97664">
        <w:rPr>
          <w:rFonts w:ascii="Times New Roman" w:hAnsi="Times New Roman" w:cs="Times New Roman"/>
        </w:rPr>
        <w:t xml:space="preserve">being </w:t>
      </w:r>
      <w:r w:rsidRPr="003E5E48">
        <w:rPr>
          <w:rFonts w:ascii="Times New Roman" w:hAnsi="Times New Roman" w:cs="Times New Roman"/>
        </w:rPr>
        <w:t>of all patients.</w:t>
      </w:r>
    </w:p>
    <w:p w14:paraId="293AD40B" w14:textId="77777777" w:rsidR="000572F2" w:rsidRPr="003E5E48" w:rsidRDefault="000572F2" w:rsidP="003E224E">
      <w:pPr>
        <w:pStyle w:val="Body-BodyCopyNoSpacing"/>
        <w:numPr>
          <w:ilvl w:val="0"/>
          <w:numId w:val="27"/>
        </w:numPr>
        <w:rPr>
          <w:rFonts w:ascii="Times New Roman" w:hAnsi="Times New Roman" w:cs="Times New Roman"/>
        </w:rPr>
      </w:pPr>
      <w:r w:rsidRPr="003E5E48">
        <w:rPr>
          <w:rFonts w:ascii="Times New Roman" w:hAnsi="Times New Roman" w:cs="Times New Roman"/>
        </w:rPr>
        <w:t>In case of a severe weather emergency in the area, advance notice is usually announced by local authorities.</w:t>
      </w:r>
    </w:p>
    <w:p w14:paraId="50E5724D" w14:textId="77777777" w:rsidR="000572F2" w:rsidRPr="003E5E48" w:rsidRDefault="000572F2" w:rsidP="003E224E">
      <w:pPr>
        <w:pStyle w:val="Body-BodyCopyNoSpacing"/>
        <w:numPr>
          <w:ilvl w:val="0"/>
          <w:numId w:val="27"/>
        </w:numPr>
        <w:rPr>
          <w:rFonts w:ascii="Times New Roman" w:hAnsi="Times New Roman" w:cs="Times New Roman"/>
        </w:rPr>
      </w:pPr>
      <w:r w:rsidRPr="003E5E48">
        <w:rPr>
          <w:rFonts w:ascii="Times New Roman" w:hAnsi="Times New Roman" w:cs="Times New Roman"/>
        </w:rPr>
        <w:t xml:space="preserve">Do not release patients unless it is safe to do so. </w:t>
      </w:r>
    </w:p>
    <w:p w14:paraId="0D5ED8AE" w14:textId="0985DF66" w:rsidR="000572F2" w:rsidRPr="003E5E48" w:rsidRDefault="000572F2" w:rsidP="003E224E">
      <w:pPr>
        <w:pStyle w:val="Body-BodyCopyNoSpacing"/>
        <w:numPr>
          <w:ilvl w:val="0"/>
          <w:numId w:val="27"/>
        </w:numPr>
        <w:rPr>
          <w:rFonts w:ascii="Times New Roman" w:hAnsi="Times New Roman" w:cs="Times New Roman"/>
        </w:rPr>
      </w:pPr>
      <w:r w:rsidRPr="003E5E48">
        <w:rPr>
          <w:rFonts w:ascii="Times New Roman" w:hAnsi="Times New Roman" w:cs="Times New Roman"/>
        </w:rPr>
        <w:t xml:space="preserve">In the event of a tornado, all sleep personnel shall move the patients to the basement or designated safe location in the </w:t>
      </w:r>
      <w:r w:rsidR="001032EF" w:rsidRPr="003E5E48">
        <w:rPr>
          <w:rFonts w:ascii="Times New Roman" w:hAnsi="Times New Roman" w:cs="Times New Roman"/>
        </w:rPr>
        <w:t>lab</w:t>
      </w:r>
      <w:r w:rsidRPr="003E5E48">
        <w:rPr>
          <w:rFonts w:ascii="Times New Roman" w:hAnsi="Times New Roman" w:cs="Times New Roman"/>
        </w:rPr>
        <w:t xml:space="preserve"> away from windows.</w:t>
      </w:r>
    </w:p>
    <w:p w14:paraId="0AAB437C" w14:textId="77777777" w:rsidR="000572F2" w:rsidRPr="003E5E48" w:rsidRDefault="000572F2" w:rsidP="003E224E">
      <w:pPr>
        <w:pStyle w:val="Body-BodyCopyNoSpacing"/>
        <w:numPr>
          <w:ilvl w:val="0"/>
          <w:numId w:val="27"/>
        </w:numPr>
        <w:rPr>
          <w:rFonts w:ascii="Times New Roman" w:hAnsi="Times New Roman" w:cs="Times New Roman"/>
        </w:rPr>
      </w:pPr>
      <w:r w:rsidRPr="003E5E48">
        <w:rPr>
          <w:rFonts w:ascii="Times New Roman" w:hAnsi="Times New Roman" w:cs="Times New Roman"/>
        </w:rPr>
        <w:t>All sleep personnel shall provide clinical and medical assistance needed to accommodate patients as appropriate.</w:t>
      </w:r>
    </w:p>
    <w:p w14:paraId="6748AF55" w14:textId="77777777" w:rsidR="000572F2" w:rsidRPr="003E5E48" w:rsidRDefault="000572F2" w:rsidP="003E224E">
      <w:pPr>
        <w:pStyle w:val="Body-BodyCopyNoSpacing"/>
        <w:numPr>
          <w:ilvl w:val="0"/>
          <w:numId w:val="27"/>
        </w:numPr>
        <w:rPr>
          <w:rFonts w:ascii="Times New Roman" w:hAnsi="Times New Roman" w:cs="Times New Roman"/>
        </w:rPr>
      </w:pPr>
      <w:r w:rsidRPr="003E5E48">
        <w:rPr>
          <w:rFonts w:ascii="Times New Roman" w:hAnsi="Times New Roman" w:cs="Times New Roman"/>
        </w:rPr>
        <w:t>All sleep personnel should secure the lab and move essential records and equipment to higher ground if possible. Turn off all electrical switches and disconnect all electrical equipment. Do not touch electrical equipment if standing in water.</w:t>
      </w:r>
    </w:p>
    <w:p w14:paraId="6A7B2E10" w14:textId="77777777" w:rsidR="000572F2" w:rsidRPr="003E5E48" w:rsidRDefault="000572F2" w:rsidP="003E224E">
      <w:pPr>
        <w:pStyle w:val="Body-BodyCopyNoSpacing"/>
        <w:numPr>
          <w:ilvl w:val="0"/>
          <w:numId w:val="27"/>
        </w:numPr>
        <w:rPr>
          <w:rFonts w:ascii="Times New Roman" w:hAnsi="Times New Roman" w:cs="Times New Roman"/>
        </w:rPr>
      </w:pPr>
      <w:r w:rsidRPr="003E5E48">
        <w:rPr>
          <w:rFonts w:ascii="Times New Roman" w:hAnsi="Times New Roman" w:cs="Times New Roman"/>
        </w:rPr>
        <w:t>If in an area with windows, find protection under a table or other furniture out of the way of flying glass.</w:t>
      </w:r>
    </w:p>
    <w:p w14:paraId="12A30205" w14:textId="77777777" w:rsidR="000572F2" w:rsidRPr="003E5E48" w:rsidRDefault="000572F2" w:rsidP="003E224E">
      <w:pPr>
        <w:pStyle w:val="Body-BodyCopyNoSpacing"/>
        <w:numPr>
          <w:ilvl w:val="0"/>
          <w:numId w:val="27"/>
        </w:numPr>
        <w:rPr>
          <w:rFonts w:ascii="Times New Roman" w:hAnsi="Times New Roman" w:cs="Times New Roman"/>
        </w:rPr>
      </w:pPr>
      <w:r w:rsidRPr="003E5E48">
        <w:rPr>
          <w:rFonts w:ascii="Times New Roman" w:hAnsi="Times New Roman" w:cs="Times New Roman"/>
        </w:rPr>
        <w:t>Keep in touch with local police or fire department to determine the status of the weather emergency.</w:t>
      </w:r>
    </w:p>
    <w:p w14:paraId="12912401" w14:textId="77777777" w:rsidR="000572F2" w:rsidRPr="003E5E48" w:rsidRDefault="000572F2" w:rsidP="003E224E">
      <w:pPr>
        <w:pStyle w:val="Body-BodyCopyNoSpacing"/>
        <w:numPr>
          <w:ilvl w:val="0"/>
          <w:numId w:val="27"/>
        </w:numPr>
        <w:rPr>
          <w:rFonts w:ascii="Times New Roman" w:hAnsi="Times New Roman" w:cs="Times New Roman"/>
        </w:rPr>
      </w:pPr>
      <w:r w:rsidRPr="003E5E48">
        <w:rPr>
          <w:rFonts w:ascii="Times New Roman" w:hAnsi="Times New Roman" w:cs="Times New Roman"/>
        </w:rPr>
        <w:t>Once the emergency has ceased, provide any needed assistance to patients. Determine if it is safe to continue the services; if not, terminate, reschedule and discharge the patient.</w:t>
      </w:r>
    </w:p>
    <w:p w14:paraId="651EF7F4" w14:textId="0F693646" w:rsidR="000572F2" w:rsidRPr="003E5E48" w:rsidRDefault="000572F2" w:rsidP="003E224E">
      <w:pPr>
        <w:pStyle w:val="Body-BodyCopyNoSpacing"/>
        <w:numPr>
          <w:ilvl w:val="0"/>
          <w:numId w:val="27"/>
        </w:numPr>
        <w:rPr>
          <w:rFonts w:ascii="Times New Roman" w:hAnsi="Times New Roman" w:cs="Times New Roman"/>
        </w:rPr>
      </w:pPr>
      <w:r w:rsidRPr="003E5E48">
        <w:rPr>
          <w:rFonts w:ascii="Times New Roman" w:hAnsi="Times New Roman" w:cs="Times New Roman"/>
        </w:rPr>
        <w:t xml:space="preserve">Contact the </w:t>
      </w:r>
      <w:r w:rsidR="001032EF" w:rsidRPr="003E5E48">
        <w:rPr>
          <w:rFonts w:ascii="Times New Roman" w:hAnsi="Times New Roman" w:cs="Times New Roman"/>
        </w:rPr>
        <w:t>lab</w:t>
      </w:r>
      <w:r w:rsidRPr="003E5E48">
        <w:rPr>
          <w:rFonts w:ascii="Times New Roman" w:hAnsi="Times New Roman" w:cs="Times New Roman"/>
        </w:rPr>
        <w:t xml:space="preserve"> director and any other pertinent </w:t>
      </w:r>
      <w:r w:rsidR="001032EF" w:rsidRPr="003E5E48">
        <w:rPr>
          <w:rFonts w:ascii="Times New Roman" w:hAnsi="Times New Roman" w:cs="Times New Roman"/>
        </w:rPr>
        <w:t>lab</w:t>
      </w:r>
      <w:r w:rsidRPr="003E5E48">
        <w:rPr>
          <w:rFonts w:ascii="Times New Roman" w:hAnsi="Times New Roman" w:cs="Times New Roman"/>
        </w:rPr>
        <w:t xml:space="preserve"> staff. </w:t>
      </w:r>
    </w:p>
    <w:p w14:paraId="701B3151" w14:textId="77777777" w:rsidR="000572F2" w:rsidRPr="003E5E48" w:rsidRDefault="000572F2" w:rsidP="003E224E">
      <w:pPr>
        <w:pStyle w:val="Body-BodyCopyNoSpacing"/>
        <w:numPr>
          <w:ilvl w:val="0"/>
          <w:numId w:val="27"/>
        </w:numPr>
        <w:rPr>
          <w:rFonts w:ascii="Times New Roman" w:hAnsi="Times New Roman" w:cs="Times New Roman"/>
        </w:rPr>
      </w:pPr>
      <w:r w:rsidRPr="003E5E48">
        <w:rPr>
          <w:rFonts w:ascii="Times New Roman" w:hAnsi="Times New Roman" w:cs="Times New Roman"/>
        </w:rPr>
        <w:t>Complete an unusual occurrence report documenting the event, procedures followed, actions taken and outcome. The report should include any recommendations for future modifications to the emergency plan if needed.</w:t>
      </w:r>
    </w:p>
    <w:p w14:paraId="080E3A9D" w14:textId="77777777" w:rsidR="003E224E" w:rsidRPr="003E5E48" w:rsidRDefault="003E224E" w:rsidP="003E224E">
      <w:pPr>
        <w:pStyle w:val="Body-BodyCopyNoSpacing"/>
        <w:rPr>
          <w:rFonts w:ascii="Times New Roman" w:hAnsi="Times New Roman" w:cs="Times New Roman"/>
        </w:rPr>
      </w:pPr>
    </w:p>
    <w:p w14:paraId="5E3FDCEC" w14:textId="77777777" w:rsidR="000572F2" w:rsidRPr="003E5E48" w:rsidRDefault="000572F2" w:rsidP="001A13EF">
      <w:pPr>
        <w:pStyle w:val="SampleListStyles-SampleNumListTier1Continue"/>
        <w:rPr>
          <w:rFonts w:ascii="Times New Roman" w:hAnsi="Times New Roman" w:cs="Times New Roman"/>
        </w:rPr>
      </w:pPr>
      <w:r w:rsidRPr="003E5E48">
        <w:rPr>
          <w:rStyle w:val="BoldBlack"/>
          <w:rFonts w:ascii="Times New Roman" w:hAnsi="Times New Roman" w:cs="Times New Roman"/>
        </w:rPr>
        <w:t>Bomb threat</w:t>
      </w:r>
    </w:p>
    <w:p w14:paraId="530B242C" w14:textId="77777777" w:rsidR="000572F2" w:rsidRPr="003E5E48" w:rsidRDefault="000572F2" w:rsidP="003E224E">
      <w:pPr>
        <w:pStyle w:val="Body-BodyCopyNoSpacing"/>
        <w:numPr>
          <w:ilvl w:val="0"/>
          <w:numId w:val="28"/>
        </w:numPr>
        <w:rPr>
          <w:rFonts w:ascii="Times New Roman" w:hAnsi="Times New Roman" w:cs="Times New Roman"/>
        </w:rPr>
      </w:pPr>
      <w:r w:rsidRPr="003E5E48">
        <w:rPr>
          <w:rFonts w:ascii="Times New Roman" w:hAnsi="Times New Roman" w:cs="Times New Roman"/>
        </w:rPr>
        <w:t>All bomb threats should be treated as real.</w:t>
      </w:r>
    </w:p>
    <w:p w14:paraId="6D778F0A" w14:textId="77777777" w:rsidR="000572F2" w:rsidRPr="003E5E48" w:rsidRDefault="000572F2" w:rsidP="003E224E">
      <w:pPr>
        <w:pStyle w:val="Body-BodyCopyNoSpacing"/>
        <w:numPr>
          <w:ilvl w:val="0"/>
          <w:numId w:val="28"/>
        </w:numPr>
        <w:rPr>
          <w:rFonts w:ascii="Times New Roman" w:hAnsi="Times New Roman" w:cs="Times New Roman"/>
        </w:rPr>
      </w:pPr>
      <w:r w:rsidRPr="003E5E48">
        <w:rPr>
          <w:rFonts w:ascii="Times New Roman" w:hAnsi="Times New Roman" w:cs="Times New Roman"/>
        </w:rPr>
        <w:t xml:space="preserve">If a threatening call is received, attempt to obtain as much information as possible (who, where, what and when). If possible, use the bomb threat checklist stored at each phone. </w:t>
      </w:r>
    </w:p>
    <w:p w14:paraId="1EB7516B" w14:textId="478CFA38" w:rsidR="000572F2" w:rsidRPr="003E5E48" w:rsidRDefault="000572F2" w:rsidP="003E224E">
      <w:pPr>
        <w:pStyle w:val="Body-BodyCopyNoSpacing"/>
        <w:numPr>
          <w:ilvl w:val="1"/>
          <w:numId w:val="28"/>
        </w:numPr>
        <w:rPr>
          <w:rFonts w:ascii="Times New Roman" w:hAnsi="Times New Roman" w:cs="Times New Roman"/>
        </w:rPr>
      </w:pPr>
      <w:r w:rsidRPr="003E5E48">
        <w:rPr>
          <w:rFonts w:ascii="Times New Roman" w:hAnsi="Times New Roman" w:cs="Times New Roman"/>
        </w:rPr>
        <w:t>Stay calm.</w:t>
      </w:r>
    </w:p>
    <w:p w14:paraId="79BB472A" w14:textId="7DB88749" w:rsidR="000572F2" w:rsidRPr="003E5E48" w:rsidRDefault="000572F2" w:rsidP="003E224E">
      <w:pPr>
        <w:pStyle w:val="Body-BodyCopyNoSpacing"/>
        <w:numPr>
          <w:ilvl w:val="1"/>
          <w:numId w:val="28"/>
        </w:numPr>
        <w:rPr>
          <w:rFonts w:ascii="Times New Roman" w:hAnsi="Times New Roman" w:cs="Times New Roman"/>
        </w:rPr>
      </w:pPr>
      <w:r w:rsidRPr="003E5E48">
        <w:rPr>
          <w:rFonts w:ascii="Times New Roman" w:hAnsi="Times New Roman" w:cs="Times New Roman"/>
        </w:rPr>
        <w:t>Keep the caller on the phone as long as possible; DO NOT HANG UP even if the caller disconnects the call.</w:t>
      </w:r>
    </w:p>
    <w:p w14:paraId="20A61989" w14:textId="77777777" w:rsidR="000572F2" w:rsidRPr="003E5E48" w:rsidRDefault="000572F2" w:rsidP="003E224E">
      <w:pPr>
        <w:pStyle w:val="Body-BodyCopyNoSpacing"/>
        <w:numPr>
          <w:ilvl w:val="1"/>
          <w:numId w:val="28"/>
        </w:numPr>
        <w:rPr>
          <w:rFonts w:ascii="Times New Roman" w:hAnsi="Times New Roman" w:cs="Times New Roman"/>
        </w:rPr>
      </w:pPr>
      <w:r w:rsidRPr="003E5E48">
        <w:rPr>
          <w:rFonts w:ascii="Times New Roman" w:hAnsi="Times New Roman" w:cs="Times New Roman"/>
        </w:rPr>
        <w:t>While on the phone, attempt to notify another staff member of what is occurring (e.g., write a note, make a gesture) in order to contact the authorities; call 911.</w:t>
      </w:r>
    </w:p>
    <w:p w14:paraId="1F2E593D" w14:textId="77777777" w:rsidR="000572F2" w:rsidRPr="003E5E48" w:rsidRDefault="000572F2" w:rsidP="003E224E">
      <w:pPr>
        <w:pStyle w:val="Body-BodyCopyNoSpacing"/>
        <w:numPr>
          <w:ilvl w:val="1"/>
          <w:numId w:val="28"/>
        </w:numPr>
        <w:rPr>
          <w:rFonts w:ascii="Times New Roman" w:hAnsi="Times New Roman" w:cs="Times New Roman"/>
        </w:rPr>
      </w:pPr>
      <w:r w:rsidRPr="003E5E48">
        <w:rPr>
          <w:rFonts w:ascii="Times New Roman" w:hAnsi="Times New Roman" w:cs="Times New Roman"/>
        </w:rPr>
        <w:t>Pay attention to the time of the call and any details provided from the caller:</w:t>
      </w:r>
    </w:p>
    <w:p w14:paraId="5022430A" w14:textId="07DB70CA" w:rsidR="000572F2" w:rsidRPr="003E5E48" w:rsidRDefault="000572F2" w:rsidP="003E224E">
      <w:pPr>
        <w:pStyle w:val="Body-BodyCopyNoSpacing"/>
        <w:numPr>
          <w:ilvl w:val="2"/>
          <w:numId w:val="28"/>
        </w:numPr>
        <w:rPr>
          <w:rFonts w:ascii="Times New Roman" w:hAnsi="Times New Roman" w:cs="Times New Roman"/>
        </w:rPr>
      </w:pPr>
      <w:r w:rsidRPr="003E5E48">
        <w:rPr>
          <w:rFonts w:ascii="Times New Roman" w:hAnsi="Times New Roman" w:cs="Times New Roman"/>
        </w:rPr>
        <w:t xml:space="preserve">Where is </w:t>
      </w:r>
      <w:r w:rsidR="003E224E" w:rsidRPr="003E5E48">
        <w:rPr>
          <w:rFonts w:ascii="Times New Roman" w:hAnsi="Times New Roman" w:cs="Times New Roman"/>
        </w:rPr>
        <w:t>the bomb</w:t>
      </w:r>
      <w:r w:rsidRPr="003E5E48">
        <w:rPr>
          <w:rFonts w:ascii="Times New Roman" w:hAnsi="Times New Roman" w:cs="Times New Roman"/>
        </w:rPr>
        <w:t>?</w:t>
      </w:r>
    </w:p>
    <w:p w14:paraId="4D72B438" w14:textId="47C0EE4E" w:rsidR="000572F2" w:rsidRPr="003E5E48" w:rsidRDefault="000572F2" w:rsidP="003E224E">
      <w:pPr>
        <w:pStyle w:val="Body-BodyCopyNoSpacing"/>
        <w:numPr>
          <w:ilvl w:val="2"/>
          <w:numId w:val="28"/>
        </w:numPr>
        <w:rPr>
          <w:rFonts w:ascii="Times New Roman" w:hAnsi="Times New Roman" w:cs="Times New Roman"/>
        </w:rPr>
      </w:pPr>
      <w:r w:rsidRPr="003E5E48">
        <w:rPr>
          <w:rFonts w:ascii="Times New Roman" w:hAnsi="Times New Roman" w:cs="Times New Roman"/>
        </w:rPr>
        <w:t xml:space="preserve">When </w:t>
      </w:r>
      <w:r w:rsidR="007C1D9B">
        <w:rPr>
          <w:rFonts w:ascii="Times New Roman" w:hAnsi="Times New Roman" w:cs="Times New Roman"/>
        </w:rPr>
        <w:t>will it</w:t>
      </w:r>
      <w:r w:rsidR="007C1D9B" w:rsidRPr="003E5E48">
        <w:rPr>
          <w:rFonts w:ascii="Times New Roman" w:hAnsi="Times New Roman" w:cs="Times New Roman"/>
        </w:rPr>
        <w:t xml:space="preserve"> </w:t>
      </w:r>
      <w:r w:rsidRPr="003E5E48">
        <w:rPr>
          <w:rFonts w:ascii="Times New Roman" w:hAnsi="Times New Roman" w:cs="Times New Roman"/>
        </w:rPr>
        <w:t>go off?</w:t>
      </w:r>
    </w:p>
    <w:p w14:paraId="44789D2A" w14:textId="77777777" w:rsidR="000572F2" w:rsidRPr="003E5E48" w:rsidRDefault="000572F2" w:rsidP="003E224E">
      <w:pPr>
        <w:pStyle w:val="Body-BodyCopyNoSpacing"/>
        <w:numPr>
          <w:ilvl w:val="2"/>
          <w:numId w:val="28"/>
        </w:numPr>
        <w:rPr>
          <w:rFonts w:ascii="Times New Roman" w:hAnsi="Times New Roman" w:cs="Times New Roman"/>
        </w:rPr>
      </w:pPr>
      <w:r w:rsidRPr="003E5E48">
        <w:rPr>
          <w:rFonts w:ascii="Times New Roman" w:hAnsi="Times New Roman" w:cs="Times New Roman"/>
        </w:rPr>
        <w:t>Type of bomb?</w:t>
      </w:r>
    </w:p>
    <w:p w14:paraId="62321F69" w14:textId="040395B7" w:rsidR="000572F2" w:rsidRPr="003E5E48" w:rsidRDefault="007C1D9B" w:rsidP="003E224E">
      <w:pPr>
        <w:pStyle w:val="Body-BodyCopyNoSpacing"/>
        <w:numPr>
          <w:ilvl w:val="2"/>
          <w:numId w:val="28"/>
        </w:numPr>
        <w:rPr>
          <w:rFonts w:ascii="Times New Roman" w:hAnsi="Times New Roman" w:cs="Times New Roman"/>
        </w:rPr>
      </w:pPr>
      <w:r>
        <w:rPr>
          <w:rFonts w:ascii="Times New Roman" w:hAnsi="Times New Roman" w:cs="Times New Roman"/>
        </w:rPr>
        <w:lastRenderedPageBreak/>
        <w:t xml:space="preserve"> </w:t>
      </w:r>
      <w:r w:rsidR="000572F2" w:rsidRPr="003E5E48">
        <w:rPr>
          <w:rFonts w:ascii="Times New Roman" w:hAnsi="Times New Roman" w:cs="Times New Roman"/>
        </w:rPr>
        <w:t>Pay attention to any identifiable sounds on the phone (e.g., background noise).</w:t>
      </w:r>
    </w:p>
    <w:p w14:paraId="37EBE01A" w14:textId="0A1FE60D" w:rsidR="000572F2" w:rsidRPr="003E5E48" w:rsidRDefault="000572F2" w:rsidP="003E224E">
      <w:pPr>
        <w:pStyle w:val="Body-BodyCopyNoSpacing"/>
        <w:numPr>
          <w:ilvl w:val="0"/>
          <w:numId w:val="28"/>
        </w:numPr>
        <w:rPr>
          <w:rFonts w:ascii="Times New Roman" w:hAnsi="Times New Roman" w:cs="Times New Roman"/>
        </w:rPr>
      </w:pPr>
      <w:r w:rsidRPr="003E5E48">
        <w:rPr>
          <w:rFonts w:ascii="Times New Roman" w:hAnsi="Times New Roman" w:cs="Times New Roman"/>
        </w:rPr>
        <w:t xml:space="preserve">If </w:t>
      </w:r>
      <w:r w:rsidR="003E224E" w:rsidRPr="003E5E48">
        <w:rPr>
          <w:rFonts w:ascii="Times New Roman" w:hAnsi="Times New Roman" w:cs="Times New Roman"/>
        </w:rPr>
        <w:t>the caller</w:t>
      </w:r>
      <w:r w:rsidRPr="003E5E48">
        <w:rPr>
          <w:rFonts w:ascii="Times New Roman" w:hAnsi="Times New Roman" w:cs="Times New Roman"/>
        </w:rPr>
        <w:t xml:space="preserve"> terminates the call, contact emergency personnel (911) from a different phone and await instructions.</w:t>
      </w:r>
    </w:p>
    <w:p w14:paraId="6F0120EE" w14:textId="6D75CDAA" w:rsidR="000572F2" w:rsidRPr="003E5E48" w:rsidRDefault="000572F2" w:rsidP="003E224E">
      <w:pPr>
        <w:pStyle w:val="Body-BodyCopyNoSpacing"/>
        <w:numPr>
          <w:ilvl w:val="0"/>
          <w:numId w:val="28"/>
        </w:numPr>
        <w:rPr>
          <w:rFonts w:ascii="Times New Roman" w:hAnsi="Times New Roman" w:cs="Times New Roman"/>
        </w:rPr>
      </w:pPr>
      <w:r w:rsidRPr="003E5E48">
        <w:rPr>
          <w:rFonts w:ascii="Times New Roman" w:hAnsi="Times New Roman" w:cs="Times New Roman"/>
        </w:rPr>
        <w:t xml:space="preserve">Contact director and other pertinent sleep </w:t>
      </w:r>
      <w:r w:rsidR="001032EF" w:rsidRPr="003E5E48">
        <w:rPr>
          <w:rFonts w:ascii="Times New Roman" w:hAnsi="Times New Roman" w:cs="Times New Roman"/>
        </w:rPr>
        <w:t xml:space="preserve">lab </w:t>
      </w:r>
      <w:r w:rsidRPr="003E5E48">
        <w:rPr>
          <w:rFonts w:ascii="Times New Roman" w:hAnsi="Times New Roman" w:cs="Times New Roman"/>
        </w:rPr>
        <w:t>personnel.</w:t>
      </w:r>
    </w:p>
    <w:p w14:paraId="19594259" w14:textId="78E86A0E" w:rsidR="000572F2" w:rsidRPr="003E5E48" w:rsidRDefault="000572F2" w:rsidP="003E224E">
      <w:pPr>
        <w:pStyle w:val="Body-BodyCopyNoSpacing"/>
        <w:numPr>
          <w:ilvl w:val="0"/>
          <w:numId w:val="28"/>
        </w:numPr>
        <w:rPr>
          <w:rFonts w:ascii="Times New Roman" w:hAnsi="Times New Roman" w:cs="Times New Roman"/>
        </w:rPr>
      </w:pPr>
      <w:r w:rsidRPr="003E5E48">
        <w:rPr>
          <w:rFonts w:ascii="Times New Roman" w:hAnsi="Times New Roman" w:cs="Times New Roman"/>
        </w:rPr>
        <w:t xml:space="preserve">Move and evacuate patients to a safe location if </w:t>
      </w:r>
      <w:r w:rsidR="00B21472" w:rsidRPr="003E5E48">
        <w:rPr>
          <w:rFonts w:ascii="Times New Roman" w:hAnsi="Times New Roman" w:cs="Times New Roman"/>
        </w:rPr>
        <w:t>the location</w:t>
      </w:r>
      <w:r w:rsidRPr="003E5E48">
        <w:rPr>
          <w:rFonts w:ascii="Times New Roman" w:hAnsi="Times New Roman" w:cs="Times New Roman"/>
        </w:rPr>
        <w:t xml:space="preserve"> of the bomb is within the </w:t>
      </w:r>
      <w:r w:rsidR="001032EF" w:rsidRPr="003E5E48">
        <w:rPr>
          <w:rFonts w:ascii="Times New Roman" w:hAnsi="Times New Roman" w:cs="Times New Roman"/>
        </w:rPr>
        <w:t>lab</w:t>
      </w:r>
      <w:r w:rsidRPr="003E5E48">
        <w:rPr>
          <w:rFonts w:ascii="Times New Roman" w:hAnsi="Times New Roman" w:cs="Times New Roman"/>
        </w:rPr>
        <w:t>.</w:t>
      </w:r>
    </w:p>
    <w:p w14:paraId="10531BCA" w14:textId="6FAAA766" w:rsidR="000572F2" w:rsidRPr="003E5E48" w:rsidRDefault="000572F2" w:rsidP="003E224E">
      <w:pPr>
        <w:pStyle w:val="Body-BodyCopyNoSpacing"/>
        <w:numPr>
          <w:ilvl w:val="0"/>
          <w:numId w:val="28"/>
        </w:numPr>
        <w:rPr>
          <w:rFonts w:ascii="Times New Roman" w:hAnsi="Times New Roman" w:cs="Times New Roman"/>
        </w:rPr>
      </w:pPr>
      <w:r w:rsidRPr="003E5E48">
        <w:rPr>
          <w:rFonts w:ascii="Times New Roman" w:hAnsi="Times New Roman" w:cs="Times New Roman"/>
        </w:rPr>
        <w:t>Once the bomb threat is alleviated, complete an unusual occurrence report detailing the event, procedures followed, actions taken, and outcome. The report should include recommendations for improv</w:t>
      </w:r>
      <w:r w:rsidR="007C1D9B">
        <w:rPr>
          <w:rFonts w:ascii="Times New Roman" w:hAnsi="Times New Roman" w:cs="Times New Roman"/>
        </w:rPr>
        <w:t>ing</w:t>
      </w:r>
      <w:r w:rsidRPr="003E5E48">
        <w:rPr>
          <w:rFonts w:ascii="Times New Roman" w:hAnsi="Times New Roman" w:cs="Times New Roman"/>
        </w:rPr>
        <w:t xml:space="preserve"> the plan, if warranted</w:t>
      </w:r>
      <w:ins w:id="1" w:author="Kristina Paprocki" w:date="2024-12-05T14:35:00Z" w16du:dateUtc="2024-12-05T20:35:00Z">
        <w:r w:rsidR="009059C4">
          <w:rPr>
            <w:rFonts w:ascii="Times New Roman" w:hAnsi="Times New Roman" w:cs="Times New Roman"/>
          </w:rPr>
          <w:t>.</w:t>
        </w:r>
      </w:ins>
    </w:p>
    <w:p w14:paraId="33ED50D5" w14:textId="77777777" w:rsidR="003E224E" w:rsidRPr="003E5E48" w:rsidRDefault="003E224E" w:rsidP="003E224E">
      <w:pPr>
        <w:pStyle w:val="Body-BodyCopyNoSpacing"/>
        <w:rPr>
          <w:rFonts w:ascii="Times New Roman" w:hAnsi="Times New Roman" w:cs="Times New Roman"/>
        </w:rPr>
      </w:pPr>
    </w:p>
    <w:p w14:paraId="5F5DC47C" w14:textId="77777777" w:rsidR="000572F2" w:rsidRPr="003E5E48" w:rsidRDefault="000572F2" w:rsidP="00D159B4">
      <w:pPr>
        <w:pStyle w:val="SampleListStyles-SampleNumListTier1Continue"/>
        <w:tabs>
          <w:tab w:val="clear" w:pos="0"/>
        </w:tabs>
        <w:rPr>
          <w:rStyle w:val="BoldBlack"/>
          <w:rFonts w:ascii="Times New Roman" w:hAnsi="Times New Roman" w:cs="Times New Roman"/>
        </w:rPr>
      </w:pPr>
      <w:r w:rsidRPr="003E5E48">
        <w:rPr>
          <w:rStyle w:val="BoldBlack"/>
          <w:rFonts w:ascii="Times New Roman" w:hAnsi="Times New Roman" w:cs="Times New Roman"/>
        </w:rPr>
        <w:t>Belligerent patient</w:t>
      </w:r>
    </w:p>
    <w:p w14:paraId="2B47BA6A" w14:textId="6D82A8D9" w:rsidR="000572F2" w:rsidRPr="003E5E48" w:rsidRDefault="000572F2" w:rsidP="003E224E">
      <w:pPr>
        <w:pStyle w:val="Body-BodyCopyNoSpacing"/>
        <w:numPr>
          <w:ilvl w:val="0"/>
          <w:numId w:val="29"/>
        </w:numPr>
        <w:rPr>
          <w:rStyle w:val="BoldBlack"/>
          <w:rFonts w:ascii="Times New Roman" w:hAnsi="Times New Roman" w:cs="Times New Roman"/>
          <w:b w:val="0"/>
        </w:rPr>
      </w:pPr>
      <w:r w:rsidRPr="003E5E48">
        <w:rPr>
          <w:rStyle w:val="BoldBlack"/>
          <w:rFonts w:ascii="Times New Roman" w:hAnsi="Times New Roman" w:cs="Times New Roman"/>
          <w:b w:val="0"/>
        </w:rPr>
        <w:t>If there is a situation in which the patient makes the staff uncomfortable</w:t>
      </w:r>
      <w:r w:rsidR="001C690B">
        <w:rPr>
          <w:rStyle w:val="BoldBlack"/>
          <w:rFonts w:ascii="Times New Roman" w:hAnsi="Times New Roman" w:cs="Times New Roman"/>
          <w:b w:val="0"/>
        </w:rPr>
        <w:t>,</w:t>
      </w:r>
      <w:r w:rsidRPr="003E5E48">
        <w:rPr>
          <w:rStyle w:val="BoldBlack"/>
          <w:rFonts w:ascii="Times New Roman" w:hAnsi="Times New Roman" w:cs="Times New Roman"/>
          <w:b w:val="0"/>
        </w:rPr>
        <w:t xml:space="preserve"> report the </w:t>
      </w:r>
      <w:r w:rsidR="00D159B4" w:rsidRPr="003E5E48">
        <w:rPr>
          <w:rStyle w:val="BoldBlack"/>
          <w:rFonts w:ascii="Times New Roman" w:hAnsi="Times New Roman" w:cs="Times New Roman"/>
          <w:b w:val="0"/>
        </w:rPr>
        <w:t>behavior</w:t>
      </w:r>
      <w:r w:rsidRPr="003E5E48">
        <w:rPr>
          <w:rStyle w:val="BoldBlack"/>
          <w:rFonts w:ascii="Times New Roman" w:hAnsi="Times New Roman" w:cs="Times New Roman"/>
          <w:b w:val="0"/>
        </w:rPr>
        <w:t xml:space="preserve"> to the director or manager immediately.</w:t>
      </w:r>
    </w:p>
    <w:p w14:paraId="79C74786" w14:textId="48947E33" w:rsidR="000572F2" w:rsidRPr="003E5E48" w:rsidRDefault="000572F2" w:rsidP="003E224E">
      <w:pPr>
        <w:pStyle w:val="Body-BodyCopyNoSpacing"/>
        <w:numPr>
          <w:ilvl w:val="0"/>
          <w:numId w:val="29"/>
        </w:numPr>
        <w:rPr>
          <w:rFonts w:ascii="Times New Roman" w:hAnsi="Times New Roman" w:cs="Times New Roman"/>
        </w:rPr>
      </w:pPr>
      <w:r w:rsidRPr="003E5E48">
        <w:rPr>
          <w:rFonts w:ascii="Times New Roman" w:hAnsi="Times New Roman" w:cs="Times New Roman"/>
        </w:rPr>
        <w:t xml:space="preserve">Assess the severity of the situation and determine immediate response. If </w:t>
      </w:r>
      <w:r w:rsidR="007C1D9B">
        <w:rPr>
          <w:rFonts w:ascii="Times New Roman" w:hAnsi="Times New Roman" w:cs="Times New Roman"/>
        </w:rPr>
        <w:t xml:space="preserve">the patient’s </w:t>
      </w:r>
      <w:r w:rsidRPr="003E5E48">
        <w:rPr>
          <w:rFonts w:ascii="Times New Roman" w:hAnsi="Times New Roman" w:cs="Times New Roman"/>
        </w:rPr>
        <w:t>agitation is potentially dangerous to other patients or staff, contact 911 immediately and follow directions</w:t>
      </w:r>
      <w:r w:rsidR="001032EF" w:rsidRPr="003E5E48">
        <w:rPr>
          <w:rFonts w:ascii="Times New Roman" w:hAnsi="Times New Roman" w:cs="Times New Roman"/>
        </w:rPr>
        <w:t xml:space="preserve">. </w:t>
      </w:r>
    </w:p>
    <w:p w14:paraId="168821C8" w14:textId="5AEE6684" w:rsidR="000572F2" w:rsidRPr="003E5E48" w:rsidRDefault="000572F2" w:rsidP="003E224E">
      <w:pPr>
        <w:pStyle w:val="Body-BodyCopyNoSpacing"/>
        <w:numPr>
          <w:ilvl w:val="0"/>
          <w:numId w:val="29"/>
        </w:numPr>
        <w:rPr>
          <w:rFonts w:ascii="Times New Roman" w:hAnsi="Times New Roman" w:cs="Times New Roman"/>
        </w:rPr>
      </w:pPr>
      <w:r w:rsidRPr="003E5E48">
        <w:rPr>
          <w:rFonts w:ascii="Times New Roman" w:hAnsi="Times New Roman" w:cs="Times New Roman"/>
        </w:rPr>
        <w:t>Do not attempt to confront the patient</w:t>
      </w:r>
      <w:r w:rsidR="001C690B">
        <w:rPr>
          <w:rFonts w:ascii="Times New Roman" w:hAnsi="Times New Roman" w:cs="Times New Roman"/>
        </w:rPr>
        <w:t>;</w:t>
      </w:r>
      <w:r w:rsidRPr="003E5E48">
        <w:rPr>
          <w:rFonts w:ascii="Times New Roman" w:hAnsi="Times New Roman" w:cs="Times New Roman"/>
        </w:rPr>
        <w:t xml:space="preserve"> stay calm and observe the patient while keeping </w:t>
      </w:r>
      <w:r w:rsidR="001C690B" w:rsidRPr="00E97664">
        <w:rPr>
          <w:rFonts w:ascii="Times New Roman" w:hAnsi="Times New Roman" w:cs="Times New Roman"/>
        </w:rPr>
        <w:t>safe</w:t>
      </w:r>
      <w:r w:rsidR="001C690B">
        <w:rPr>
          <w:rFonts w:ascii="Times New Roman" w:hAnsi="Times New Roman" w:cs="Times New Roman"/>
        </w:rPr>
        <w:t>ly</w:t>
      </w:r>
      <w:r w:rsidR="001C690B" w:rsidRPr="00E97664">
        <w:rPr>
          <w:rFonts w:ascii="Times New Roman" w:hAnsi="Times New Roman" w:cs="Times New Roman"/>
        </w:rPr>
        <w:t xml:space="preserve"> </w:t>
      </w:r>
      <w:r w:rsidRPr="003E5E48">
        <w:rPr>
          <w:rFonts w:ascii="Times New Roman" w:hAnsi="Times New Roman" w:cs="Times New Roman"/>
        </w:rPr>
        <w:t>out of harm’s way.</w:t>
      </w:r>
    </w:p>
    <w:sectPr w:rsidR="000572F2" w:rsidRPr="003E5E48" w:rsidSect="005F406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nion Pro">
    <w:altName w:val="Cambria"/>
    <w:charset w:val="00"/>
    <w:family w:val="roman"/>
    <w:pitch w:val="variable"/>
    <w:sig w:usb0="60000287" w:usb1="00000001"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62B0E"/>
    <w:multiLevelType w:val="multilevel"/>
    <w:tmpl w:val="9788CDA6"/>
    <w:lvl w:ilvl="0">
      <w:start w:val="1"/>
      <w:numFmt w:val="decimal"/>
      <w:lvlText w:val="%1."/>
      <w:lvlJc w:val="left"/>
      <w:pPr>
        <w:ind w:left="360" w:hanging="360"/>
      </w:pPr>
      <w:rPr>
        <w:rFonts w:ascii="Arial" w:eastAsia="Times New Roman" w:hAnsi="Arial" w:cs="Arial"/>
        <w:b/>
        <w:color w:val="000000"/>
      </w:rPr>
    </w:lvl>
    <w:lvl w:ilvl="1">
      <w:start w:val="1"/>
      <w:numFmt w:val="decimal"/>
      <w:lvlText w:val="%1.%2"/>
      <w:lvlJc w:val="left"/>
      <w:pPr>
        <w:ind w:left="2340" w:hanging="360"/>
      </w:pPr>
      <w:rPr>
        <w:rFonts w:hint="default"/>
        <w:b/>
        <w:color w:val="000000"/>
      </w:rPr>
    </w:lvl>
    <w:lvl w:ilvl="2">
      <w:start w:val="1"/>
      <w:numFmt w:val="decimal"/>
      <w:lvlText w:val="%1.%2.%3"/>
      <w:lvlJc w:val="left"/>
      <w:pPr>
        <w:ind w:left="4680" w:hanging="720"/>
      </w:pPr>
      <w:rPr>
        <w:rFonts w:hint="default"/>
        <w:b/>
        <w:color w:val="000000"/>
      </w:rPr>
    </w:lvl>
    <w:lvl w:ilvl="3">
      <w:start w:val="1"/>
      <w:numFmt w:val="decimal"/>
      <w:lvlText w:val="%1.%2.%3.%4"/>
      <w:lvlJc w:val="left"/>
      <w:pPr>
        <w:ind w:left="6660" w:hanging="720"/>
      </w:pPr>
      <w:rPr>
        <w:rFonts w:hint="default"/>
        <w:b/>
        <w:color w:val="000000"/>
      </w:rPr>
    </w:lvl>
    <w:lvl w:ilvl="4">
      <w:start w:val="1"/>
      <w:numFmt w:val="decimal"/>
      <w:lvlText w:val="%1.%2.%3.%4.%5"/>
      <w:lvlJc w:val="left"/>
      <w:pPr>
        <w:ind w:left="9000" w:hanging="1080"/>
      </w:pPr>
      <w:rPr>
        <w:rFonts w:hint="default"/>
        <w:b/>
        <w:color w:val="000000"/>
      </w:rPr>
    </w:lvl>
    <w:lvl w:ilvl="5">
      <w:start w:val="1"/>
      <w:numFmt w:val="decimal"/>
      <w:lvlText w:val="%1.%2.%3.%4.%5.%6"/>
      <w:lvlJc w:val="left"/>
      <w:pPr>
        <w:ind w:left="10980" w:hanging="1080"/>
      </w:pPr>
      <w:rPr>
        <w:rFonts w:hint="default"/>
        <w:b/>
        <w:color w:val="000000"/>
      </w:rPr>
    </w:lvl>
    <w:lvl w:ilvl="6">
      <w:start w:val="1"/>
      <w:numFmt w:val="decimal"/>
      <w:lvlText w:val="%1.%2.%3.%4.%5.%6.%7"/>
      <w:lvlJc w:val="left"/>
      <w:pPr>
        <w:ind w:left="13320" w:hanging="1440"/>
      </w:pPr>
      <w:rPr>
        <w:rFonts w:hint="default"/>
        <w:b/>
        <w:color w:val="000000"/>
      </w:rPr>
    </w:lvl>
    <w:lvl w:ilvl="7">
      <w:start w:val="1"/>
      <w:numFmt w:val="decimal"/>
      <w:lvlText w:val="%1.%2.%3.%4.%5.%6.%7.%8"/>
      <w:lvlJc w:val="left"/>
      <w:pPr>
        <w:ind w:left="15300" w:hanging="1440"/>
      </w:pPr>
      <w:rPr>
        <w:rFonts w:hint="default"/>
        <w:b/>
        <w:color w:val="000000"/>
      </w:rPr>
    </w:lvl>
    <w:lvl w:ilvl="8">
      <w:start w:val="1"/>
      <w:numFmt w:val="decimal"/>
      <w:lvlText w:val="%1.%2.%3.%4.%5.%6.%7.%8.%9"/>
      <w:lvlJc w:val="left"/>
      <w:pPr>
        <w:ind w:left="17640" w:hanging="1800"/>
      </w:pPr>
      <w:rPr>
        <w:rFonts w:hint="default"/>
        <w:b/>
        <w:color w:val="000000"/>
      </w:rPr>
    </w:lvl>
  </w:abstractNum>
  <w:abstractNum w:abstractNumId="1" w15:restartNumberingAfterBreak="0">
    <w:nsid w:val="08FA07B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7E5806"/>
    <w:multiLevelType w:val="singleLevel"/>
    <w:tmpl w:val="70528BF6"/>
    <w:lvl w:ilvl="0">
      <w:start w:val="1"/>
      <w:numFmt w:val="decimal"/>
      <w:lvlText w:val="%1."/>
      <w:lvlJc w:val="left"/>
      <w:pPr>
        <w:tabs>
          <w:tab w:val="num" w:pos="0"/>
        </w:tabs>
        <w:ind w:left="540" w:hanging="540"/>
      </w:pPr>
    </w:lvl>
  </w:abstractNum>
  <w:abstractNum w:abstractNumId="3" w15:restartNumberingAfterBreak="0">
    <w:nsid w:val="0E9F27A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02C07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45522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7E84F35"/>
    <w:multiLevelType w:val="multilevel"/>
    <w:tmpl w:val="BF885EE0"/>
    <w:lvl w:ilvl="0">
      <w:start w:val="8"/>
      <w:numFmt w:val="decimal"/>
      <w:lvlText w:val="%1"/>
      <w:lvlJc w:val="left"/>
      <w:pPr>
        <w:ind w:left="360" w:hanging="360"/>
      </w:pPr>
      <w:rPr>
        <w:rFonts w:hint="default"/>
        <w:b/>
        <w:color w:val="000000"/>
      </w:rPr>
    </w:lvl>
    <w:lvl w:ilvl="1">
      <w:start w:val="1"/>
      <w:numFmt w:val="decimal"/>
      <w:lvlText w:val="%1.%2"/>
      <w:lvlJc w:val="left"/>
      <w:pPr>
        <w:ind w:left="2340" w:hanging="360"/>
      </w:pPr>
      <w:rPr>
        <w:rFonts w:hint="default"/>
        <w:b/>
        <w:color w:val="000000"/>
      </w:rPr>
    </w:lvl>
    <w:lvl w:ilvl="2">
      <w:start w:val="1"/>
      <w:numFmt w:val="decimal"/>
      <w:lvlText w:val="%1.%2.%3"/>
      <w:lvlJc w:val="left"/>
      <w:pPr>
        <w:ind w:left="4680" w:hanging="720"/>
      </w:pPr>
      <w:rPr>
        <w:rFonts w:hint="default"/>
        <w:b/>
        <w:color w:val="000000"/>
      </w:rPr>
    </w:lvl>
    <w:lvl w:ilvl="3">
      <w:start w:val="1"/>
      <w:numFmt w:val="decimal"/>
      <w:lvlText w:val="%1.%2.%3.%4"/>
      <w:lvlJc w:val="left"/>
      <w:pPr>
        <w:ind w:left="6660" w:hanging="720"/>
      </w:pPr>
      <w:rPr>
        <w:rFonts w:hint="default"/>
        <w:b/>
        <w:color w:val="000000"/>
      </w:rPr>
    </w:lvl>
    <w:lvl w:ilvl="4">
      <w:start w:val="1"/>
      <w:numFmt w:val="decimal"/>
      <w:lvlText w:val="%1.%2.%3.%4.%5"/>
      <w:lvlJc w:val="left"/>
      <w:pPr>
        <w:ind w:left="9000" w:hanging="1080"/>
      </w:pPr>
      <w:rPr>
        <w:rFonts w:hint="default"/>
        <w:b/>
        <w:color w:val="000000"/>
      </w:rPr>
    </w:lvl>
    <w:lvl w:ilvl="5">
      <w:start w:val="1"/>
      <w:numFmt w:val="decimal"/>
      <w:lvlText w:val="%1.%2.%3.%4.%5.%6"/>
      <w:lvlJc w:val="left"/>
      <w:pPr>
        <w:ind w:left="10980" w:hanging="1080"/>
      </w:pPr>
      <w:rPr>
        <w:rFonts w:hint="default"/>
        <w:b/>
        <w:color w:val="000000"/>
      </w:rPr>
    </w:lvl>
    <w:lvl w:ilvl="6">
      <w:start w:val="1"/>
      <w:numFmt w:val="decimal"/>
      <w:lvlText w:val="%1.%2.%3.%4.%5.%6.%7"/>
      <w:lvlJc w:val="left"/>
      <w:pPr>
        <w:ind w:left="13320" w:hanging="1440"/>
      </w:pPr>
      <w:rPr>
        <w:rFonts w:hint="default"/>
        <w:b/>
        <w:color w:val="000000"/>
      </w:rPr>
    </w:lvl>
    <w:lvl w:ilvl="7">
      <w:start w:val="1"/>
      <w:numFmt w:val="decimal"/>
      <w:lvlText w:val="%1.%2.%3.%4.%5.%6.%7.%8"/>
      <w:lvlJc w:val="left"/>
      <w:pPr>
        <w:ind w:left="15300" w:hanging="1440"/>
      </w:pPr>
      <w:rPr>
        <w:rFonts w:hint="default"/>
        <w:b/>
        <w:color w:val="000000"/>
      </w:rPr>
    </w:lvl>
    <w:lvl w:ilvl="8">
      <w:start w:val="1"/>
      <w:numFmt w:val="decimal"/>
      <w:lvlText w:val="%1.%2.%3.%4.%5.%6.%7.%8.%9"/>
      <w:lvlJc w:val="left"/>
      <w:pPr>
        <w:ind w:left="17640" w:hanging="1800"/>
      </w:pPr>
      <w:rPr>
        <w:rFonts w:hint="default"/>
        <w:b/>
        <w:color w:val="000000"/>
      </w:rPr>
    </w:lvl>
  </w:abstractNum>
  <w:abstractNum w:abstractNumId="7" w15:restartNumberingAfterBreak="0">
    <w:nsid w:val="26F12643"/>
    <w:multiLevelType w:val="multilevel"/>
    <w:tmpl w:val="121E5B10"/>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8" w15:restartNumberingAfterBreak="0">
    <w:nsid w:val="27A75A9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8B43866"/>
    <w:multiLevelType w:val="multilevel"/>
    <w:tmpl w:val="AADE8B6E"/>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F9404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1357B8C"/>
    <w:multiLevelType w:val="singleLevel"/>
    <w:tmpl w:val="02E2EFEA"/>
    <w:lvl w:ilvl="0">
      <w:numFmt w:val="bullet"/>
      <w:lvlText w:val="•"/>
      <w:lvlJc w:val="left"/>
      <w:pPr>
        <w:ind w:left="540" w:hanging="270"/>
      </w:pPr>
    </w:lvl>
  </w:abstractNum>
  <w:abstractNum w:abstractNumId="12" w15:restartNumberingAfterBreak="0">
    <w:nsid w:val="32360AB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47E0095"/>
    <w:multiLevelType w:val="multilevel"/>
    <w:tmpl w:val="6A687D86"/>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4881231"/>
    <w:multiLevelType w:val="multilevel"/>
    <w:tmpl w:val="0C9637FE"/>
    <w:lvl w:ilvl="0">
      <w:start w:val="2"/>
      <w:numFmt w:val="decimal"/>
      <w:lvlText w:val="%1"/>
      <w:lvlJc w:val="left"/>
      <w:pPr>
        <w:ind w:left="480" w:hanging="480"/>
      </w:pPr>
      <w:rPr>
        <w:rFonts w:hint="default"/>
      </w:rPr>
    </w:lvl>
    <w:lvl w:ilvl="1">
      <w:start w:val="2"/>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834744F"/>
    <w:multiLevelType w:val="multilevel"/>
    <w:tmpl w:val="B6DCA81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41DB25D1"/>
    <w:multiLevelType w:val="singleLevel"/>
    <w:tmpl w:val="F12EFE5C"/>
    <w:lvl w:ilvl="0">
      <w:start w:val="1"/>
      <w:numFmt w:val="decimal"/>
      <w:lvlText w:val="%1."/>
      <w:lvlJc w:val="left"/>
      <w:pPr>
        <w:tabs>
          <w:tab w:val="num" w:pos="0"/>
        </w:tabs>
        <w:ind w:left="540" w:hanging="540"/>
      </w:pPr>
    </w:lvl>
  </w:abstractNum>
  <w:abstractNum w:abstractNumId="17" w15:restartNumberingAfterBreak="0">
    <w:nsid w:val="41F87B2A"/>
    <w:multiLevelType w:val="singleLevel"/>
    <w:tmpl w:val="79D41CB0"/>
    <w:lvl w:ilvl="0">
      <w:numFmt w:val="bullet"/>
      <w:pStyle w:val="BulletedLists-BulletedList"/>
      <w:lvlText w:val="•"/>
      <w:lvlJc w:val="left"/>
      <w:pPr>
        <w:ind w:left="540" w:hanging="270"/>
      </w:pPr>
    </w:lvl>
  </w:abstractNum>
  <w:abstractNum w:abstractNumId="18" w15:restartNumberingAfterBreak="0">
    <w:nsid w:val="42575427"/>
    <w:multiLevelType w:val="multilevel"/>
    <w:tmpl w:val="34F28F90"/>
    <w:lvl w:ilvl="0">
      <w:start w:val="6"/>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9" w15:restartNumberingAfterBreak="0">
    <w:nsid w:val="42B14AB6"/>
    <w:multiLevelType w:val="multilevel"/>
    <w:tmpl w:val="E0220E64"/>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0" w15:restartNumberingAfterBreak="0">
    <w:nsid w:val="533D10EC"/>
    <w:multiLevelType w:val="multilevel"/>
    <w:tmpl w:val="14DA7344"/>
    <w:lvl w:ilvl="0">
      <w:start w:val="1"/>
      <w:numFmt w:val="decimal"/>
      <w:lvlText w:val="%1."/>
      <w:lvlJc w:val="left"/>
      <w:pPr>
        <w:ind w:left="360" w:hanging="360"/>
      </w:pPr>
      <w:rPr>
        <w:rFonts w:ascii="Arial" w:eastAsia="Times New Roman" w:hAnsi="Arial" w:cs="Arial"/>
        <w:b/>
        <w:color w:val="000000"/>
      </w:rPr>
    </w:lvl>
    <w:lvl w:ilvl="1">
      <w:start w:val="1"/>
      <w:numFmt w:val="decimal"/>
      <w:lvlText w:val="%1.%2"/>
      <w:lvlJc w:val="left"/>
      <w:pPr>
        <w:ind w:left="1080" w:hanging="360"/>
      </w:pPr>
      <w:rPr>
        <w:rFonts w:hint="default"/>
        <w:b/>
        <w:color w:val="000000"/>
      </w:rPr>
    </w:lvl>
    <w:lvl w:ilvl="2">
      <w:start w:val="1"/>
      <w:numFmt w:val="decimal"/>
      <w:lvlText w:val="%1.%2.%3"/>
      <w:lvlJc w:val="left"/>
      <w:pPr>
        <w:ind w:left="2160" w:hanging="720"/>
      </w:pPr>
      <w:rPr>
        <w:rFonts w:hint="default"/>
        <w:b/>
        <w:color w:val="000000"/>
      </w:rPr>
    </w:lvl>
    <w:lvl w:ilvl="3">
      <w:start w:val="1"/>
      <w:numFmt w:val="decimal"/>
      <w:lvlText w:val="%1.%2.%3.%4"/>
      <w:lvlJc w:val="left"/>
      <w:pPr>
        <w:ind w:left="2880" w:hanging="720"/>
      </w:pPr>
      <w:rPr>
        <w:rFonts w:hint="default"/>
        <w:b/>
        <w:color w:val="000000"/>
      </w:rPr>
    </w:lvl>
    <w:lvl w:ilvl="4">
      <w:start w:val="1"/>
      <w:numFmt w:val="decimal"/>
      <w:lvlText w:val="%1.%2.%3.%4.%5"/>
      <w:lvlJc w:val="left"/>
      <w:pPr>
        <w:ind w:left="3960" w:hanging="1080"/>
      </w:pPr>
      <w:rPr>
        <w:rFonts w:hint="default"/>
        <w:b/>
        <w:color w:val="000000"/>
      </w:rPr>
    </w:lvl>
    <w:lvl w:ilvl="5">
      <w:start w:val="1"/>
      <w:numFmt w:val="decimal"/>
      <w:lvlText w:val="%1.%2.%3.%4.%5.%6"/>
      <w:lvlJc w:val="left"/>
      <w:pPr>
        <w:ind w:left="4680" w:hanging="1080"/>
      </w:pPr>
      <w:rPr>
        <w:rFonts w:hint="default"/>
        <w:b/>
        <w:color w:val="000000"/>
      </w:rPr>
    </w:lvl>
    <w:lvl w:ilvl="6">
      <w:start w:val="1"/>
      <w:numFmt w:val="decimal"/>
      <w:lvlText w:val="%1.%2.%3.%4.%5.%6.%7"/>
      <w:lvlJc w:val="left"/>
      <w:pPr>
        <w:ind w:left="5760" w:hanging="1440"/>
      </w:pPr>
      <w:rPr>
        <w:rFonts w:hint="default"/>
        <w:b/>
        <w:color w:val="000000"/>
      </w:rPr>
    </w:lvl>
    <w:lvl w:ilvl="7">
      <w:start w:val="1"/>
      <w:numFmt w:val="decimal"/>
      <w:lvlText w:val="%1.%2.%3.%4.%5.%6.%7.%8"/>
      <w:lvlJc w:val="left"/>
      <w:pPr>
        <w:ind w:left="6480" w:hanging="1440"/>
      </w:pPr>
      <w:rPr>
        <w:rFonts w:hint="default"/>
        <w:b/>
        <w:color w:val="000000"/>
      </w:rPr>
    </w:lvl>
    <w:lvl w:ilvl="8">
      <w:start w:val="1"/>
      <w:numFmt w:val="decimal"/>
      <w:lvlText w:val="%1.%2.%3.%4.%5.%6.%7.%8.%9"/>
      <w:lvlJc w:val="left"/>
      <w:pPr>
        <w:ind w:left="7560" w:hanging="1800"/>
      </w:pPr>
      <w:rPr>
        <w:rFonts w:hint="default"/>
        <w:b/>
        <w:color w:val="000000"/>
      </w:rPr>
    </w:lvl>
  </w:abstractNum>
  <w:abstractNum w:abstractNumId="21" w15:restartNumberingAfterBreak="0">
    <w:nsid w:val="54BC6AB9"/>
    <w:multiLevelType w:val="multilevel"/>
    <w:tmpl w:val="3718DAE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14432A0"/>
    <w:multiLevelType w:val="singleLevel"/>
    <w:tmpl w:val="A5588A3A"/>
    <w:lvl w:ilvl="0">
      <w:start w:val="1"/>
      <w:numFmt w:val="decimal"/>
      <w:lvlText w:val="%1."/>
      <w:lvlJc w:val="left"/>
      <w:pPr>
        <w:tabs>
          <w:tab w:val="num" w:pos="0"/>
        </w:tabs>
        <w:ind w:left="540" w:hanging="540"/>
      </w:pPr>
    </w:lvl>
  </w:abstractNum>
  <w:abstractNum w:abstractNumId="23" w15:restartNumberingAfterBreak="0">
    <w:nsid w:val="62040C6F"/>
    <w:multiLevelType w:val="multilevel"/>
    <w:tmpl w:val="5072BC90"/>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4" w15:restartNumberingAfterBreak="0">
    <w:nsid w:val="6820706F"/>
    <w:multiLevelType w:val="multilevel"/>
    <w:tmpl w:val="2C587508"/>
    <w:lvl w:ilvl="0">
      <w:start w:val="1"/>
      <w:numFmt w:val="decimal"/>
      <w:pStyle w:val="Body-NumList"/>
      <w:lvlText w:val="%1."/>
      <w:lvlJc w:val="left"/>
      <w:pPr>
        <w:ind w:left="540" w:hanging="270"/>
      </w:pPr>
    </w:lvl>
    <w:lvl w:ilvl="1">
      <w:start w:val="1"/>
      <w:numFmt w:val="decimal"/>
      <w:pStyle w:val="SampleListStyles-SampleNumListTier2Start"/>
      <w:lvlText w:val="%1."/>
      <w:lvlJc w:val="left"/>
      <w:pPr>
        <w:tabs>
          <w:tab w:val="num" w:pos="0"/>
        </w:tabs>
        <w:ind w:left="1080" w:hanging="540"/>
      </w:pPr>
    </w:lvl>
    <w:lvl w:ilvl="2">
      <w:start w:val="1"/>
      <w:numFmt w:val="decimal"/>
      <w:pStyle w:val="SampleListStyles-SampleNumListTier3"/>
      <w:lvlText w:val="%1.%2.%3"/>
      <w:lvlJc w:val="left"/>
      <w:pPr>
        <w:tabs>
          <w:tab w:val="num" w:pos="0"/>
        </w:tabs>
        <w:ind w:left="1800" w:hanging="720"/>
      </w:pPr>
    </w:lvl>
    <w:lvl w:ilvl="3">
      <w:start w:val="1"/>
      <w:numFmt w:val="decimal"/>
      <w:pStyle w:val="SampleListStyles-SampleNumListTier4"/>
      <w:lvlText w:val="%1.%2.%3.%4"/>
      <w:lvlJc w:val="left"/>
      <w:pPr>
        <w:tabs>
          <w:tab w:val="num" w:pos="0"/>
        </w:tabs>
        <w:ind w:left="2700" w:hanging="810"/>
      </w:pPr>
    </w:lvl>
    <w:lvl w:ilvl="4">
      <w:start w:val="1"/>
      <w:numFmt w:val="decimal"/>
      <w:pStyle w:val="SampleListStyles-SampleNumListTier5"/>
      <w:lvlText w:val="%1.%2.%3.%4.%5"/>
      <w:lvlJc w:val="left"/>
      <w:pPr>
        <w:tabs>
          <w:tab w:val="num" w:pos="0"/>
        </w:tabs>
        <w:ind w:left="3690" w:hanging="990"/>
      </w:p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B5E417A"/>
    <w:multiLevelType w:val="hybridMultilevel"/>
    <w:tmpl w:val="1224460E"/>
    <w:lvl w:ilvl="0" w:tplc="D278EAFA">
      <w:start w:val="1"/>
      <w:numFmt w:val="decimal"/>
      <w:lvlText w:val="%1."/>
      <w:lvlJc w:val="left"/>
      <w:pPr>
        <w:ind w:left="900" w:hanging="360"/>
      </w:pPr>
      <w:rPr>
        <w:rFonts w:hint="default"/>
      </w:r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6" w15:restartNumberingAfterBreak="0">
    <w:nsid w:val="6C2B7E9D"/>
    <w:multiLevelType w:val="multilevel"/>
    <w:tmpl w:val="37D69076"/>
    <w:lvl w:ilvl="0">
      <w:start w:val="2"/>
      <w:numFmt w:val="decimal"/>
      <w:lvlText w:val="%1"/>
      <w:lvlJc w:val="left"/>
      <w:pPr>
        <w:ind w:left="360" w:hanging="360"/>
      </w:pPr>
      <w:rPr>
        <w:rFonts w:hint="default"/>
      </w:rPr>
    </w:lvl>
    <w:lvl w:ilvl="1">
      <w:start w:val="2"/>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7" w15:restartNumberingAfterBreak="0">
    <w:nsid w:val="6FF56B28"/>
    <w:multiLevelType w:val="multilevel"/>
    <w:tmpl w:val="9788CDA6"/>
    <w:lvl w:ilvl="0">
      <w:start w:val="1"/>
      <w:numFmt w:val="decimal"/>
      <w:lvlText w:val="%1."/>
      <w:lvlJc w:val="left"/>
      <w:pPr>
        <w:ind w:left="360" w:hanging="360"/>
      </w:pPr>
      <w:rPr>
        <w:rFonts w:ascii="Arial" w:eastAsia="Times New Roman" w:hAnsi="Arial" w:cs="Arial"/>
        <w:b/>
        <w:color w:val="000000"/>
      </w:rPr>
    </w:lvl>
    <w:lvl w:ilvl="1">
      <w:start w:val="1"/>
      <w:numFmt w:val="decimal"/>
      <w:lvlText w:val="%1.%2"/>
      <w:lvlJc w:val="left"/>
      <w:pPr>
        <w:ind w:left="2340" w:hanging="360"/>
      </w:pPr>
      <w:rPr>
        <w:rFonts w:hint="default"/>
        <w:b/>
        <w:color w:val="000000"/>
      </w:rPr>
    </w:lvl>
    <w:lvl w:ilvl="2">
      <w:start w:val="1"/>
      <w:numFmt w:val="decimal"/>
      <w:lvlText w:val="%1.%2.%3"/>
      <w:lvlJc w:val="left"/>
      <w:pPr>
        <w:ind w:left="4680" w:hanging="720"/>
      </w:pPr>
      <w:rPr>
        <w:rFonts w:hint="default"/>
        <w:b/>
        <w:color w:val="000000"/>
      </w:rPr>
    </w:lvl>
    <w:lvl w:ilvl="3">
      <w:start w:val="1"/>
      <w:numFmt w:val="decimal"/>
      <w:lvlText w:val="%1.%2.%3.%4"/>
      <w:lvlJc w:val="left"/>
      <w:pPr>
        <w:ind w:left="6660" w:hanging="720"/>
      </w:pPr>
      <w:rPr>
        <w:rFonts w:hint="default"/>
        <w:b/>
        <w:color w:val="000000"/>
      </w:rPr>
    </w:lvl>
    <w:lvl w:ilvl="4">
      <w:start w:val="1"/>
      <w:numFmt w:val="decimal"/>
      <w:lvlText w:val="%1.%2.%3.%4.%5"/>
      <w:lvlJc w:val="left"/>
      <w:pPr>
        <w:ind w:left="9000" w:hanging="1080"/>
      </w:pPr>
      <w:rPr>
        <w:rFonts w:hint="default"/>
        <w:b/>
        <w:color w:val="000000"/>
      </w:rPr>
    </w:lvl>
    <w:lvl w:ilvl="5">
      <w:start w:val="1"/>
      <w:numFmt w:val="decimal"/>
      <w:lvlText w:val="%1.%2.%3.%4.%5.%6"/>
      <w:lvlJc w:val="left"/>
      <w:pPr>
        <w:ind w:left="10980" w:hanging="1080"/>
      </w:pPr>
      <w:rPr>
        <w:rFonts w:hint="default"/>
        <w:b/>
        <w:color w:val="000000"/>
      </w:rPr>
    </w:lvl>
    <w:lvl w:ilvl="6">
      <w:start w:val="1"/>
      <w:numFmt w:val="decimal"/>
      <w:lvlText w:val="%1.%2.%3.%4.%5.%6.%7"/>
      <w:lvlJc w:val="left"/>
      <w:pPr>
        <w:ind w:left="13320" w:hanging="1440"/>
      </w:pPr>
      <w:rPr>
        <w:rFonts w:hint="default"/>
        <w:b/>
        <w:color w:val="000000"/>
      </w:rPr>
    </w:lvl>
    <w:lvl w:ilvl="7">
      <w:start w:val="1"/>
      <w:numFmt w:val="decimal"/>
      <w:lvlText w:val="%1.%2.%3.%4.%5.%6.%7.%8"/>
      <w:lvlJc w:val="left"/>
      <w:pPr>
        <w:ind w:left="15300" w:hanging="1440"/>
      </w:pPr>
      <w:rPr>
        <w:rFonts w:hint="default"/>
        <w:b/>
        <w:color w:val="000000"/>
      </w:rPr>
    </w:lvl>
    <w:lvl w:ilvl="8">
      <w:start w:val="1"/>
      <w:numFmt w:val="decimal"/>
      <w:lvlText w:val="%1.%2.%3.%4.%5.%6.%7.%8.%9"/>
      <w:lvlJc w:val="left"/>
      <w:pPr>
        <w:ind w:left="17640" w:hanging="1800"/>
      </w:pPr>
      <w:rPr>
        <w:rFonts w:hint="default"/>
        <w:b/>
        <w:color w:val="000000"/>
      </w:rPr>
    </w:lvl>
  </w:abstractNum>
  <w:abstractNum w:abstractNumId="28" w15:restartNumberingAfterBreak="0">
    <w:nsid w:val="744D037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27913145">
    <w:abstractNumId w:val="11"/>
  </w:num>
  <w:num w:numId="2" w16cid:durableId="408120830">
    <w:abstractNumId w:val="2"/>
  </w:num>
  <w:num w:numId="3" w16cid:durableId="1018852030">
    <w:abstractNumId w:val="13"/>
  </w:num>
  <w:num w:numId="4" w16cid:durableId="2052226538">
    <w:abstractNumId w:val="9"/>
  </w:num>
  <w:num w:numId="5" w16cid:durableId="1669821745">
    <w:abstractNumId w:val="16"/>
  </w:num>
  <w:num w:numId="6" w16cid:durableId="704524465">
    <w:abstractNumId w:val="22"/>
  </w:num>
  <w:num w:numId="7" w16cid:durableId="1597471516">
    <w:abstractNumId w:val="17"/>
  </w:num>
  <w:num w:numId="8" w16cid:durableId="696739777">
    <w:abstractNumId w:val="24"/>
  </w:num>
  <w:num w:numId="9" w16cid:durableId="57245631">
    <w:abstractNumId w:val="7"/>
  </w:num>
  <w:num w:numId="10" w16cid:durableId="1081828306">
    <w:abstractNumId w:val="20"/>
  </w:num>
  <w:num w:numId="11" w16cid:durableId="1174878142">
    <w:abstractNumId w:val="26"/>
  </w:num>
  <w:num w:numId="12" w16cid:durableId="1003045915">
    <w:abstractNumId w:val="19"/>
  </w:num>
  <w:num w:numId="13" w16cid:durableId="2001108594">
    <w:abstractNumId w:val="18"/>
  </w:num>
  <w:num w:numId="14" w16cid:durableId="1197232082">
    <w:abstractNumId w:val="25"/>
  </w:num>
  <w:num w:numId="15" w16cid:durableId="729154738">
    <w:abstractNumId w:val="14"/>
  </w:num>
  <w:num w:numId="16" w16cid:durableId="703022890">
    <w:abstractNumId w:val="6"/>
  </w:num>
  <w:num w:numId="17" w16cid:durableId="1233270426">
    <w:abstractNumId w:val="27"/>
  </w:num>
  <w:num w:numId="18" w16cid:durableId="1092894450">
    <w:abstractNumId w:val="0"/>
  </w:num>
  <w:num w:numId="19" w16cid:durableId="700593661">
    <w:abstractNumId w:val="23"/>
  </w:num>
  <w:num w:numId="20" w16cid:durableId="36709051">
    <w:abstractNumId w:val="3"/>
  </w:num>
  <w:num w:numId="21" w16cid:durableId="1472213303">
    <w:abstractNumId w:val="15"/>
  </w:num>
  <w:num w:numId="22" w16cid:durableId="1267731220">
    <w:abstractNumId w:val="12"/>
  </w:num>
  <w:num w:numId="23" w16cid:durableId="1323464705">
    <w:abstractNumId w:val="4"/>
  </w:num>
  <w:num w:numId="24" w16cid:durableId="1251088960">
    <w:abstractNumId w:val="10"/>
  </w:num>
  <w:num w:numId="25" w16cid:durableId="2126999638">
    <w:abstractNumId w:val="21"/>
  </w:num>
  <w:num w:numId="26" w16cid:durableId="1870144367">
    <w:abstractNumId w:val="5"/>
  </w:num>
  <w:num w:numId="27" w16cid:durableId="932471140">
    <w:abstractNumId w:val="1"/>
  </w:num>
  <w:num w:numId="28" w16cid:durableId="1693993542">
    <w:abstractNumId w:val="8"/>
  </w:num>
  <w:num w:numId="29" w16cid:durableId="1667398580">
    <w:abstractNumId w:val="28"/>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ristina Paprocki">
    <w15:presenceInfo w15:providerId="AD" w15:userId="S::kpaprocki@aasm.org::c6ffc4c9-b2ee-49cf-b61f-7ea41e82a9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2F2"/>
    <w:rsid w:val="00011487"/>
    <w:rsid w:val="00021A61"/>
    <w:rsid w:val="00034589"/>
    <w:rsid w:val="000463E7"/>
    <w:rsid w:val="000572F2"/>
    <w:rsid w:val="000A1CF6"/>
    <w:rsid w:val="000B13E2"/>
    <w:rsid w:val="000E3CAA"/>
    <w:rsid w:val="001032EF"/>
    <w:rsid w:val="00105884"/>
    <w:rsid w:val="00136480"/>
    <w:rsid w:val="00142FBD"/>
    <w:rsid w:val="00143154"/>
    <w:rsid w:val="00155052"/>
    <w:rsid w:val="00160EFD"/>
    <w:rsid w:val="00175DE2"/>
    <w:rsid w:val="001A13EF"/>
    <w:rsid w:val="001B343D"/>
    <w:rsid w:val="001C690B"/>
    <w:rsid w:val="001F4BBD"/>
    <w:rsid w:val="00237510"/>
    <w:rsid w:val="0027789C"/>
    <w:rsid w:val="002B0973"/>
    <w:rsid w:val="002B4389"/>
    <w:rsid w:val="002C246E"/>
    <w:rsid w:val="002D5F63"/>
    <w:rsid w:val="002F61C0"/>
    <w:rsid w:val="00307DA2"/>
    <w:rsid w:val="00312C43"/>
    <w:rsid w:val="00315143"/>
    <w:rsid w:val="003464A7"/>
    <w:rsid w:val="003D65A9"/>
    <w:rsid w:val="003E105C"/>
    <w:rsid w:val="003E224E"/>
    <w:rsid w:val="003E5E48"/>
    <w:rsid w:val="00406252"/>
    <w:rsid w:val="00423CBC"/>
    <w:rsid w:val="00425E83"/>
    <w:rsid w:val="00427C28"/>
    <w:rsid w:val="00430303"/>
    <w:rsid w:val="00465235"/>
    <w:rsid w:val="004808C0"/>
    <w:rsid w:val="004D2F63"/>
    <w:rsid w:val="005169F2"/>
    <w:rsid w:val="00534CF1"/>
    <w:rsid w:val="00571CFE"/>
    <w:rsid w:val="005757CC"/>
    <w:rsid w:val="005E5742"/>
    <w:rsid w:val="005F4060"/>
    <w:rsid w:val="00611F2C"/>
    <w:rsid w:val="006129A8"/>
    <w:rsid w:val="00654C1A"/>
    <w:rsid w:val="00656449"/>
    <w:rsid w:val="00705A6B"/>
    <w:rsid w:val="00786F25"/>
    <w:rsid w:val="007C1D9B"/>
    <w:rsid w:val="007D19D9"/>
    <w:rsid w:val="007E36EE"/>
    <w:rsid w:val="00837741"/>
    <w:rsid w:val="00845FE1"/>
    <w:rsid w:val="00851C50"/>
    <w:rsid w:val="00883A4C"/>
    <w:rsid w:val="008B4A7E"/>
    <w:rsid w:val="009059C4"/>
    <w:rsid w:val="0091368C"/>
    <w:rsid w:val="00927D03"/>
    <w:rsid w:val="009468F1"/>
    <w:rsid w:val="00966D64"/>
    <w:rsid w:val="00975C04"/>
    <w:rsid w:val="00992EB6"/>
    <w:rsid w:val="00994571"/>
    <w:rsid w:val="009B13DF"/>
    <w:rsid w:val="009B35F1"/>
    <w:rsid w:val="009D2DF7"/>
    <w:rsid w:val="009E03EE"/>
    <w:rsid w:val="00A04DEF"/>
    <w:rsid w:val="00A17504"/>
    <w:rsid w:val="00A22635"/>
    <w:rsid w:val="00A42D26"/>
    <w:rsid w:val="00A86106"/>
    <w:rsid w:val="00A90031"/>
    <w:rsid w:val="00AA0066"/>
    <w:rsid w:val="00AA4321"/>
    <w:rsid w:val="00AA7685"/>
    <w:rsid w:val="00AB2180"/>
    <w:rsid w:val="00AB499F"/>
    <w:rsid w:val="00AC1339"/>
    <w:rsid w:val="00AC4AFF"/>
    <w:rsid w:val="00AF174D"/>
    <w:rsid w:val="00B21472"/>
    <w:rsid w:val="00B716D7"/>
    <w:rsid w:val="00B7376D"/>
    <w:rsid w:val="00B84632"/>
    <w:rsid w:val="00BA4E25"/>
    <w:rsid w:val="00BD2981"/>
    <w:rsid w:val="00BD47D1"/>
    <w:rsid w:val="00C14F71"/>
    <w:rsid w:val="00C63BC4"/>
    <w:rsid w:val="00C90FA1"/>
    <w:rsid w:val="00D159B4"/>
    <w:rsid w:val="00D42181"/>
    <w:rsid w:val="00D66F69"/>
    <w:rsid w:val="00D7224E"/>
    <w:rsid w:val="00DA0984"/>
    <w:rsid w:val="00DB28B4"/>
    <w:rsid w:val="00DC365A"/>
    <w:rsid w:val="00E76072"/>
    <w:rsid w:val="00EB2AE2"/>
    <w:rsid w:val="00EF702A"/>
    <w:rsid w:val="00F377FB"/>
    <w:rsid w:val="00F4437A"/>
    <w:rsid w:val="00F645A7"/>
    <w:rsid w:val="00FA28EB"/>
    <w:rsid w:val="00FB2897"/>
    <w:rsid w:val="00FD5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E30E1"/>
  <w15:chartTrackingRefBased/>
  <w15:docId w15:val="{DE855057-8785-4162-951A-5054ACDD5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2F2"/>
    <w:pPr>
      <w:spacing w:after="0" w:line="288" w:lineRule="auto"/>
    </w:pPr>
    <w:rPr>
      <w:rFonts w:ascii="Minion Pro" w:eastAsia="Times New Roman" w:hAnsi="Minion Pro" w:cs="Minion Pro"/>
      <w:kern w:val="0"/>
      <w:sz w:val="24"/>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BodyCopy">
    <w:name w:val="Body-&gt;Body Copy"/>
    <w:qFormat/>
    <w:rsid w:val="000572F2"/>
    <w:pPr>
      <w:spacing w:after="270" w:line="280" w:lineRule="exact"/>
    </w:pPr>
    <w:rPr>
      <w:rFonts w:ascii="Arial" w:eastAsia="Times New Roman" w:hAnsi="Arial" w:cs="Arial"/>
      <w:kern w:val="0"/>
      <w:szCs w:val="20"/>
      <w14:ligatures w14:val="none"/>
    </w:rPr>
  </w:style>
  <w:style w:type="paragraph" w:customStyle="1" w:styleId="Body-BodyCopyNoSpacing">
    <w:name w:val="Body-&gt;Body Copy No Spacing"/>
    <w:basedOn w:val="Body-BodyCopy"/>
    <w:qFormat/>
    <w:rsid w:val="000572F2"/>
    <w:pPr>
      <w:spacing w:after="90"/>
    </w:pPr>
  </w:style>
  <w:style w:type="paragraph" w:customStyle="1" w:styleId="Body-BodyRuleAbove">
    <w:name w:val="Body-&gt;Body Rule Above"/>
    <w:basedOn w:val="Body-BodyCopy"/>
    <w:qFormat/>
    <w:rsid w:val="000572F2"/>
    <w:pPr>
      <w:pBdr>
        <w:top w:val="single" w:sz="8" w:space="0" w:color="auto"/>
      </w:pBdr>
      <w:spacing w:before="180"/>
    </w:pPr>
  </w:style>
  <w:style w:type="paragraph" w:customStyle="1" w:styleId="Body-BodyRuleBelow">
    <w:name w:val="Body-&gt;Body Rule Below"/>
    <w:basedOn w:val="Body-BodyCopy"/>
    <w:qFormat/>
    <w:rsid w:val="000572F2"/>
    <w:pPr>
      <w:pBdr>
        <w:bottom w:val="single" w:sz="8" w:space="0" w:color="auto"/>
      </w:pBdr>
      <w:spacing w:after="720"/>
    </w:pPr>
  </w:style>
  <w:style w:type="paragraph" w:customStyle="1" w:styleId="Body-BodySpaceBefore">
    <w:name w:val="Body-&gt;Body Space Before"/>
    <w:basedOn w:val="Body-BodyCopy"/>
    <w:qFormat/>
    <w:rsid w:val="000572F2"/>
    <w:pPr>
      <w:spacing w:before="180"/>
    </w:pPr>
  </w:style>
  <w:style w:type="paragraph" w:customStyle="1" w:styleId="Body-NumList">
    <w:name w:val="Body-&gt;Num List"/>
    <w:basedOn w:val="Body-BodyCopy"/>
    <w:next w:val="Body-BodySpaceBefore"/>
    <w:qFormat/>
    <w:rsid w:val="000572F2"/>
    <w:pPr>
      <w:numPr>
        <w:numId w:val="8"/>
      </w:numPr>
      <w:spacing w:after="90"/>
    </w:pPr>
  </w:style>
  <w:style w:type="paragraph" w:customStyle="1" w:styleId="BulletedLists-BulletedList">
    <w:name w:val="Bulleted Lists-&gt;Bulleted List"/>
    <w:basedOn w:val="Body-BodyCopy"/>
    <w:next w:val="Body-BodySpaceBefore"/>
    <w:qFormat/>
    <w:rsid w:val="000572F2"/>
    <w:pPr>
      <w:numPr>
        <w:numId w:val="7"/>
      </w:numPr>
      <w:spacing w:after="90"/>
    </w:pPr>
  </w:style>
  <w:style w:type="paragraph" w:customStyle="1" w:styleId="Headings-H4-SampleBodySubhead">
    <w:name w:val="Headings-&gt;H4 - Sample Body Subhead"/>
    <w:basedOn w:val="Normal"/>
    <w:qFormat/>
    <w:rsid w:val="000572F2"/>
    <w:pPr>
      <w:spacing w:before="90" w:after="360" w:line="280" w:lineRule="exact"/>
    </w:pPr>
    <w:rPr>
      <w:rFonts w:ascii="Arial Black" w:hAnsi="Arial Black" w:cs="Arial Black"/>
      <w:caps/>
      <w:color w:val="45CAFB"/>
      <w:sz w:val="22"/>
    </w:rPr>
  </w:style>
  <w:style w:type="paragraph" w:customStyle="1" w:styleId="Headings-H5SampleExplanationCopy">
    <w:name w:val="Headings-&gt;H5 Sample/Explanation Copy"/>
    <w:basedOn w:val="Body-BodyCopy"/>
    <w:qFormat/>
    <w:rsid w:val="000572F2"/>
    <w:pPr>
      <w:spacing w:after="90"/>
      <w:jc w:val="center"/>
    </w:pPr>
    <w:rPr>
      <w:b/>
      <w:caps/>
      <w:color w:val="00667C"/>
      <w:sz w:val="18"/>
    </w:rPr>
  </w:style>
  <w:style w:type="paragraph" w:customStyle="1" w:styleId="SampleListStyles-SampleNumListTier1Continue">
    <w:name w:val="Sample List Styles-&gt;Sample Num List Tier 1 Continue"/>
    <w:basedOn w:val="Body-BodyCopy"/>
    <w:qFormat/>
    <w:rsid w:val="000572F2"/>
    <w:pPr>
      <w:tabs>
        <w:tab w:val="left" w:pos="0"/>
        <w:tab w:val="left" w:pos="540"/>
      </w:tabs>
      <w:spacing w:after="90"/>
      <w:ind w:left="540" w:hanging="540"/>
    </w:pPr>
  </w:style>
  <w:style w:type="paragraph" w:customStyle="1" w:styleId="SampleListStyles-SampleNumListTier1Start">
    <w:name w:val="Sample List Styles-&gt;Sample Num List Tier 1 Start"/>
    <w:basedOn w:val="Body-BodyCopy"/>
    <w:qFormat/>
    <w:rsid w:val="000572F2"/>
    <w:pPr>
      <w:tabs>
        <w:tab w:val="left" w:pos="0"/>
        <w:tab w:val="left" w:pos="540"/>
      </w:tabs>
      <w:spacing w:after="90"/>
      <w:ind w:left="540" w:hanging="540"/>
    </w:pPr>
  </w:style>
  <w:style w:type="paragraph" w:customStyle="1" w:styleId="SampleListStyles-SampleNumListTier3">
    <w:name w:val="Sample List Styles-&gt;Sample Num List Tier 3"/>
    <w:basedOn w:val="SampleListStyles-SampleNumListTier1Start"/>
    <w:qFormat/>
    <w:rsid w:val="000572F2"/>
    <w:pPr>
      <w:numPr>
        <w:ilvl w:val="2"/>
        <w:numId w:val="8"/>
      </w:numPr>
    </w:pPr>
  </w:style>
  <w:style w:type="paragraph" w:customStyle="1" w:styleId="SampleListStyles-SampleNumListTier4">
    <w:name w:val="Sample List Styles-&gt;Sample Num List Tier 4"/>
    <w:basedOn w:val="SampleListStyles-SampleNumListTier1Start"/>
    <w:qFormat/>
    <w:rsid w:val="000572F2"/>
    <w:pPr>
      <w:numPr>
        <w:ilvl w:val="3"/>
        <w:numId w:val="8"/>
      </w:numPr>
    </w:pPr>
  </w:style>
  <w:style w:type="paragraph" w:customStyle="1" w:styleId="SampleListStyles-SampleNumListTier5">
    <w:name w:val="Sample List Styles-&gt;Sample Num List Tier 5"/>
    <w:basedOn w:val="SampleListStyles-SampleNumListTier1Start"/>
    <w:qFormat/>
    <w:rsid w:val="000572F2"/>
    <w:pPr>
      <w:numPr>
        <w:ilvl w:val="4"/>
        <w:numId w:val="8"/>
      </w:numPr>
    </w:pPr>
  </w:style>
  <w:style w:type="paragraph" w:customStyle="1" w:styleId="Headings-H3-SectionSubhead">
    <w:name w:val="Headings-&gt;H3 - Section Subhead"/>
    <w:qFormat/>
    <w:rsid w:val="000572F2"/>
    <w:pPr>
      <w:spacing w:after="270" w:line="320" w:lineRule="exact"/>
      <w:jc w:val="center"/>
    </w:pPr>
    <w:rPr>
      <w:rFonts w:ascii="Arial" w:eastAsia="Times New Roman" w:hAnsi="Arial" w:cs="Arial"/>
      <w:b/>
      <w:caps/>
      <w:color w:val="FF842D"/>
      <w:kern w:val="0"/>
      <w:sz w:val="28"/>
      <w:szCs w:val="20"/>
      <w14:ligatures w14:val="none"/>
    </w:rPr>
  </w:style>
  <w:style w:type="paragraph" w:customStyle="1" w:styleId="SampleListStyles-SampleNumListTier2Start">
    <w:name w:val="Sample List Styles-&gt;Sample Num List Tier 2 Start"/>
    <w:qFormat/>
    <w:rsid w:val="000572F2"/>
    <w:pPr>
      <w:numPr>
        <w:ilvl w:val="1"/>
        <w:numId w:val="8"/>
      </w:numPr>
      <w:tabs>
        <w:tab w:val="left" w:pos="0"/>
        <w:tab w:val="left" w:pos="540"/>
      </w:tabs>
      <w:spacing w:after="90" w:line="280" w:lineRule="exact"/>
    </w:pPr>
    <w:rPr>
      <w:rFonts w:ascii="Arial" w:eastAsia="Times New Roman" w:hAnsi="Arial" w:cs="Arial"/>
      <w:kern w:val="0"/>
      <w:szCs w:val="20"/>
      <w14:ligatures w14:val="none"/>
    </w:rPr>
  </w:style>
  <w:style w:type="character" w:customStyle="1" w:styleId="BoldBlack">
    <w:name w:val="Bold Black"/>
    <w:qFormat/>
    <w:rsid w:val="000572F2"/>
    <w:rPr>
      <w:b/>
      <w:color w:val="000000"/>
    </w:rPr>
  </w:style>
  <w:style w:type="character" w:customStyle="1" w:styleId="BoldBlue">
    <w:name w:val="Bold Blue"/>
    <w:qFormat/>
    <w:rsid w:val="000572F2"/>
    <w:rPr>
      <w:b/>
      <w:color w:val="00667C"/>
    </w:rPr>
  </w:style>
  <w:style w:type="character" w:customStyle="1" w:styleId="Italic">
    <w:name w:val="Italic"/>
    <w:qFormat/>
    <w:rsid w:val="000572F2"/>
    <w:rPr>
      <w:i/>
    </w:rPr>
  </w:style>
  <w:style w:type="paragraph" w:styleId="Revision">
    <w:name w:val="Revision"/>
    <w:hidden/>
    <w:uiPriority w:val="99"/>
    <w:semiHidden/>
    <w:rsid w:val="00A42D26"/>
    <w:pPr>
      <w:spacing w:after="0" w:line="240" w:lineRule="auto"/>
    </w:pPr>
    <w:rPr>
      <w:rFonts w:ascii="Minion Pro" w:eastAsia="Times New Roman" w:hAnsi="Minion Pro" w:cs="Minion Pro"/>
      <w:kern w:val="0"/>
      <w:sz w:val="24"/>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B7FA637C8BB748A390852C0BFD1230" ma:contentTypeVersion="14" ma:contentTypeDescription="Create a new document." ma:contentTypeScope="" ma:versionID="a46cfb86b679e27257159c94726e0c7f">
  <xsd:schema xmlns:xsd="http://www.w3.org/2001/XMLSchema" xmlns:xs="http://www.w3.org/2001/XMLSchema" xmlns:p="http://schemas.microsoft.com/office/2006/metadata/properties" xmlns:ns2="41159878-03cd-4801-b413-405d1a93928c" xmlns:ns3="a276ee57-3d4a-4095-9484-9c5fc986c452" targetNamespace="http://schemas.microsoft.com/office/2006/metadata/properties" ma:root="true" ma:fieldsID="ef975aabb25a873731248cb4a1ed9c17" ns2:_="" ns3:_="">
    <xsd:import namespace="41159878-03cd-4801-b413-405d1a93928c"/>
    <xsd:import namespace="a276ee57-3d4a-4095-9484-9c5fc986c45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159878-03cd-4801-b413-405d1a939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872f793-1b26-4c8c-898b-aff5d45eff1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76ee57-3d4a-4095-9484-9c5fc986c45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ffa07b-9412-4758-8fdb-dcc3c6db7aae}" ma:internalName="TaxCatchAll" ma:showField="CatchAllData" ma:web="a276ee57-3d4a-4095-9484-9c5fc986c4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159878-03cd-4801-b413-405d1a93928c">
      <Terms xmlns="http://schemas.microsoft.com/office/infopath/2007/PartnerControls"/>
    </lcf76f155ced4ddcb4097134ff3c332f>
    <TaxCatchAll xmlns="a276ee57-3d4a-4095-9484-9c5fc986c452" xsi:nil="true"/>
  </documentManagement>
</p:properties>
</file>

<file path=customXml/itemProps1.xml><?xml version="1.0" encoding="utf-8"?>
<ds:datastoreItem xmlns:ds="http://schemas.openxmlformats.org/officeDocument/2006/customXml" ds:itemID="{42D31F9A-7D6F-45E1-B947-EE815572E7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159878-03cd-4801-b413-405d1a93928c"/>
    <ds:schemaRef ds:uri="a276ee57-3d4a-4095-9484-9c5fc986c4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4BE5CD-4B49-4892-8A45-95CD33FD7035}">
  <ds:schemaRefs>
    <ds:schemaRef ds:uri="http://schemas.microsoft.com/sharepoint/v3/contenttype/forms"/>
  </ds:schemaRefs>
</ds:datastoreItem>
</file>

<file path=customXml/itemProps3.xml><?xml version="1.0" encoding="utf-8"?>
<ds:datastoreItem xmlns:ds="http://schemas.openxmlformats.org/officeDocument/2006/customXml" ds:itemID="{7D2CD09C-1EC3-4994-900C-723FC54772E1}">
  <ds:schemaRefs>
    <ds:schemaRef ds:uri="http://schemas.microsoft.com/office/2006/metadata/properties"/>
    <ds:schemaRef ds:uri="http://schemas.microsoft.com/office/infopath/2007/PartnerControls"/>
    <ds:schemaRef ds:uri="41159878-03cd-4801-b413-405d1a93928c"/>
    <ds:schemaRef ds:uri="a276ee57-3d4a-4095-9484-9c5fc986c452"/>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6</Pages>
  <Words>1829</Words>
  <Characters>10430</Characters>
  <Application>Microsoft Office Word</Application>
  <DocSecurity>0</DocSecurity>
  <Lines>86</Lines>
  <Paragraphs>24</Paragraphs>
  <ScaleCrop>false</ScaleCrop>
  <Company/>
  <LinksUpToDate>false</LinksUpToDate>
  <CharactersWithSpaces>12235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Rausch</dc:creator>
  <cp:keywords/>
  <dc:description/>
  <cp:lastModifiedBy>Kristina Paprocki</cp:lastModifiedBy>
  <cp:revision>107</cp:revision>
  <dcterms:created xsi:type="dcterms:W3CDTF">2024-01-30T00:09:00Z</dcterms:created>
  <dcterms:modified xsi:type="dcterms:W3CDTF">2024-12-05T20:36:00Z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0x010100C6B7FA637C8BB748A390852C0BFD1230</vt:lpwstr>
  </property>
  <property fmtid="{D5CDD505-2E9C-101B-9397-08002B2CF9AE}" pid="3" name="MediaServiceImageTags">
    <vt:lpwstr/>
  </property>
</Properties>
</file>