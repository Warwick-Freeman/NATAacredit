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D14E5C" w14:textId="05398F23" w:rsidR="00C23A9B" w:rsidRPr="000F2CDA" w:rsidRDefault="00C23A9B" w:rsidP="00C23A9B">
      <w:pPr>
        <w:pStyle w:val="Headings-H5SampleExplanationCopy"/>
        <w:spacing w:after="120"/>
        <w:rPr>
          <w:rFonts w:ascii="Times New Roman" w:hAnsi="Times New Roman" w:cs="Times New Roman"/>
        </w:rPr>
      </w:pPr>
      <w:r w:rsidRPr="000F2CDA">
        <w:rPr>
          <w:rFonts w:ascii="Times New Roman" w:hAnsi="Times New Roman" w:cs="Times New Roman"/>
          <w:color w:val="FFFFFF"/>
          <w:sz w:val="45"/>
          <w:szCs w:val="45"/>
        </w:rPr>
        <w:t>S</w:t>
      </w:r>
      <w:r w:rsidRPr="000F2CDA">
        <w:rPr>
          <w:rFonts w:ascii="Times New Roman" w:hAnsi="Times New Roman" w:cs="Times New Roman"/>
        </w:rPr>
        <w:t>SAMPLE Protocol</w:t>
      </w:r>
    </w:p>
    <w:p w14:paraId="36F60B2A" w14:textId="77777777" w:rsidR="003B2732" w:rsidRPr="000F2CDA" w:rsidRDefault="003B2732" w:rsidP="003B2732">
      <w:pPr>
        <w:pStyle w:val="Headings-H3-SectionSubhead"/>
        <w:rPr>
          <w:rFonts w:ascii="Times New Roman" w:hAnsi="Times New Roman" w:cs="Times New Roman"/>
        </w:rPr>
      </w:pPr>
      <w:r w:rsidRPr="000F2CDA">
        <w:rPr>
          <w:rFonts w:ascii="Times New Roman" w:hAnsi="Times New Roman" w:cs="Times New Roman"/>
        </w:rPr>
        <w:t>ADULT POLYSOMNOGRAPHY PROTOCOL</w:t>
      </w:r>
    </w:p>
    <w:p w14:paraId="181711E4" w14:textId="77777777" w:rsidR="003B2732" w:rsidRPr="000F2CDA" w:rsidRDefault="003B2732" w:rsidP="003B2732">
      <w:pPr>
        <w:pStyle w:val="Body-BodyRuleAbove"/>
        <w:rPr>
          <w:rFonts w:ascii="Times New Roman" w:hAnsi="Times New Roman" w:cs="Times New Roman"/>
          <w:sz w:val="24"/>
          <w:szCs w:val="24"/>
        </w:rPr>
      </w:pPr>
      <w:r w:rsidRPr="000F2CDA">
        <w:rPr>
          <w:rStyle w:val="BoldBlue"/>
          <w:rFonts w:ascii="Times New Roman" w:hAnsi="Times New Roman" w:cs="Times New Roman"/>
          <w:sz w:val="24"/>
          <w:szCs w:val="24"/>
        </w:rPr>
        <w:t xml:space="preserve">Effective Date: </w:t>
      </w:r>
      <w:r w:rsidRPr="000F2CDA">
        <w:rPr>
          <w:rFonts w:ascii="Times New Roman" w:hAnsi="Times New Roman" w:cs="Times New Roman"/>
          <w:sz w:val="24"/>
          <w:szCs w:val="24"/>
        </w:rPr>
        <w:t>00/00/0000 (month/day/year)</w:t>
      </w:r>
    </w:p>
    <w:p w14:paraId="4816242E" w14:textId="77777777" w:rsidR="003B2732" w:rsidRPr="000F2CDA" w:rsidRDefault="003B2732" w:rsidP="003B2732">
      <w:pPr>
        <w:pStyle w:val="Body-BodyCopy"/>
        <w:rPr>
          <w:rFonts w:ascii="Times New Roman" w:hAnsi="Times New Roman" w:cs="Times New Roman"/>
          <w:sz w:val="24"/>
          <w:szCs w:val="24"/>
        </w:rPr>
      </w:pPr>
      <w:r w:rsidRPr="000F2CDA">
        <w:rPr>
          <w:rStyle w:val="BoldBlue"/>
          <w:rFonts w:ascii="Times New Roman" w:hAnsi="Times New Roman" w:cs="Times New Roman"/>
          <w:sz w:val="24"/>
          <w:szCs w:val="24"/>
        </w:rPr>
        <w:t>Revision Date:</w:t>
      </w:r>
    </w:p>
    <w:p w14:paraId="1476D613" w14:textId="21492F69" w:rsidR="003B2732" w:rsidRPr="000F2CDA" w:rsidRDefault="003B2732" w:rsidP="003B2732">
      <w:pPr>
        <w:pStyle w:val="Body-BodyRuleBelow"/>
        <w:rPr>
          <w:rFonts w:ascii="Times New Roman" w:hAnsi="Times New Roman" w:cs="Times New Roman"/>
          <w:sz w:val="24"/>
          <w:szCs w:val="24"/>
        </w:rPr>
      </w:pPr>
      <w:r w:rsidRPr="000F2CDA">
        <w:rPr>
          <w:rStyle w:val="BoldBlue"/>
          <w:rFonts w:ascii="Times New Roman" w:hAnsi="Times New Roman" w:cs="Times New Roman"/>
          <w:sz w:val="24"/>
          <w:szCs w:val="24"/>
        </w:rPr>
        <w:t xml:space="preserve">Approval Signature: </w:t>
      </w:r>
      <w:r w:rsidRPr="000F2CDA">
        <w:rPr>
          <w:rStyle w:val="Italic"/>
          <w:rFonts w:ascii="Times New Roman" w:hAnsi="Times New Roman" w:cs="Times New Roman"/>
          <w:sz w:val="24"/>
          <w:szCs w:val="24"/>
        </w:rPr>
        <w:t>To be signed by the</w:t>
      </w:r>
      <w:r w:rsidR="00C23A9B" w:rsidRPr="000F2CDA">
        <w:rPr>
          <w:rStyle w:val="Italic"/>
          <w:rFonts w:ascii="Times New Roman" w:hAnsi="Times New Roman" w:cs="Times New Roman"/>
          <w:sz w:val="24"/>
          <w:szCs w:val="24"/>
        </w:rPr>
        <w:t xml:space="preserve"> site</w:t>
      </w:r>
      <w:r w:rsidRPr="000F2CDA">
        <w:rPr>
          <w:rStyle w:val="Italic"/>
          <w:rFonts w:ascii="Times New Roman" w:hAnsi="Times New Roman" w:cs="Times New Roman"/>
          <w:sz w:val="24"/>
          <w:szCs w:val="24"/>
        </w:rPr>
        <w:t xml:space="preserve"> director</w:t>
      </w:r>
    </w:p>
    <w:p w14:paraId="2DFF56D1" w14:textId="77777777" w:rsidR="003B2732" w:rsidRPr="000F2CDA" w:rsidRDefault="003B2732" w:rsidP="003B2732">
      <w:pPr>
        <w:pStyle w:val="Headings-H4-SampleBodySubhead"/>
        <w:spacing w:before="0"/>
        <w:rPr>
          <w:rFonts w:ascii="Times New Roman" w:hAnsi="Times New Roman" w:cs="Times New Roman"/>
          <w:b/>
          <w:bCs/>
          <w:sz w:val="24"/>
          <w:szCs w:val="24"/>
        </w:rPr>
      </w:pPr>
      <w:r w:rsidRPr="000F2CDA">
        <w:rPr>
          <w:rFonts w:ascii="Times New Roman" w:hAnsi="Times New Roman" w:cs="Times New Roman"/>
          <w:b/>
          <w:bCs/>
          <w:sz w:val="24"/>
          <w:szCs w:val="24"/>
        </w:rPr>
        <w:t>PURPOSE</w:t>
      </w:r>
    </w:p>
    <w:p w14:paraId="37B26771" w14:textId="39BCF3BA" w:rsidR="003B2732" w:rsidRPr="000F2CDA" w:rsidRDefault="003B2732" w:rsidP="003B2732">
      <w:pPr>
        <w:pStyle w:val="Body-BodyCopy"/>
        <w:rPr>
          <w:rFonts w:ascii="Times New Roman" w:hAnsi="Times New Roman" w:cs="Times New Roman"/>
          <w:sz w:val="24"/>
          <w:szCs w:val="24"/>
        </w:rPr>
      </w:pPr>
      <w:r w:rsidRPr="000F2CDA">
        <w:rPr>
          <w:rFonts w:ascii="Times New Roman" w:hAnsi="Times New Roman" w:cs="Times New Roman"/>
          <w:sz w:val="24"/>
          <w:szCs w:val="24"/>
        </w:rPr>
        <w:t xml:space="preserve">Polysomnographic studies are performed on patients to diagnose a variety of sleep disorders when ordered by a sleep staff physician or by another physician, with the approval of the director or an appropriately licensed medical staff member. The following protocol for polysomnography is consistent with the </w:t>
      </w:r>
      <w:r w:rsidR="00AE5BD3" w:rsidRPr="000F2CDA">
        <w:rPr>
          <w:rFonts w:ascii="Times New Roman" w:hAnsi="Times New Roman" w:cs="Times New Roman"/>
          <w:sz w:val="24"/>
          <w:szCs w:val="24"/>
        </w:rPr>
        <w:t xml:space="preserve">current version of the </w:t>
      </w:r>
      <w:r w:rsidRPr="000F2CDA">
        <w:rPr>
          <w:rStyle w:val="Italic"/>
          <w:rFonts w:ascii="Times New Roman" w:hAnsi="Times New Roman" w:cs="Times New Roman"/>
          <w:sz w:val="24"/>
          <w:szCs w:val="24"/>
        </w:rPr>
        <w:t>AASM Practice Parameters for the Indications for Polysomnography and Related Procedures</w:t>
      </w:r>
      <w:r w:rsidR="00851689" w:rsidRPr="000F2CDA">
        <w:rPr>
          <w:rStyle w:val="Italic"/>
          <w:rFonts w:ascii="Times New Roman" w:hAnsi="Times New Roman" w:cs="Times New Roman"/>
          <w:sz w:val="24"/>
          <w:szCs w:val="24"/>
        </w:rPr>
        <w:t xml:space="preserve">. </w:t>
      </w:r>
    </w:p>
    <w:p w14:paraId="523739E2" w14:textId="77777777" w:rsidR="003B2732" w:rsidRPr="000F2CDA" w:rsidRDefault="003B2732" w:rsidP="003B2732">
      <w:pPr>
        <w:pStyle w:val="Headings-H4-SampleBodySubhead"/>
        <w:rPr>
          <w:rFonts w:ascii="Times New Roman" w:hAnsi="Times New Roman" w:cs="Times New Roman"/>
          <w:b/>
          <w:bCs/>
          <w:sz w:val="24"/>
          <w:szCs w:val="24"/>
        </w:rPr>
      </w:pPr>
      <w:r w:rsidRPr="000F2CDA">
        <w:rPr>
          <w:rFonts w:ascii="Times New Roman" w:hAnsi="Times New Roman" w:cs="Times New Roman"/>
          <w:b/>
          <w:bCs/>
          <w:sz w:val="24"/>
          <w:szCs w:val="24"/>
        </w:rPr>
        <w:t>POLICY</w:t>
      </w:r>
    </w:p>
    <w:p w14:paraId="1B2E4EF7" w14:textId="77777777" w:rsidR="00CF5C2A" w:rsidRPr="000F2CDA" w:rsidRDefault="00CF5C2A" w:rsidP="00CF5C2A">
      <w:pPr>
        <w:pStyle w:val="Body-BodyCopy"/>
        <w:rPr>
          <w:rFonts w:ascii="Times New Roman" w:hAnsi="Times New Roman" w:cs="Times New Roman"/>
          <w:sz w:val="24"/>
          <w:szCs w:val="24"/>
        </w:rPr>
      </w:pPr>
      <w:r w:rsidRPr="000F2CDA">
        <w:rPr>
          <w:rStyle w:val="Italic"/>
          <w:rFonts w:ascii="Times New Roman" w:hAnsi="Times New Roman" w:cs="Times New Roman"/>
          <w:sz w:val="24"/>
          <w:szCs w:val="24"/>
        </w:rPr>
        <w:t xml:space="preserve">All recording devices in application of such devices will be conducted according to the specifications detailed in the most current version of the AASM Scoring Manual for Sleep and Associated Events. </w:t>
      </w:r>
    </w:p>
    <w:p w14:paraId="2BB47928" w14:textId="77777777" w:rsidR="003B2732" w:rsidRPr="000F2CDA" w:rsidRDefault="003B2732" w:rsidP="00BD419D">
      <w:pPr>
        <w:pStyle w:val="Body-BodyCopyNoSpacing"/>
        <w:rPr>
          <w:rFonts w:ascii="Times New Roman" w:hAnsi="Times New Roman" w:cs="Times New Roman"/>
          <w:sz w:val="24"/>
          <w:szCs w:val="24"/>
        </w:rPr>
      </w:pPr>
      <w:r w:rsidRPr="000F2CDA">
        <w:rPr>
          <w:rFonts w:ascii="Times New Roman" w:hAnsi="Times New Roman" w:cs="Times New Roman"/>
          <w:sz w:val="24"/>
          <w:szCs w:val="24"/>
        </w:rPr>
        <w:t>Possible indications for polysomnography include:</w:t>
      </w:r>
    </w:p>
    <w:p w14:paraId="4598B624" w14:textId="258FD449" w:rsidR="003B2732" w:rsidRPr="000F2CDA" w:rsidRDefault="0009652C" w:rsidP="00931943">
      <w:pPr>
        <w:pStyle w:val="Body-BodyCopyNoSpacing"/>
        <w:numPr>
          <w:ilvl w:val="0"/>
          <w:numId w:val="3"/>
        </w:numPr>
        <w:rPr>
          <w:rFonts w:ascii="Times New Roman" w:hAnsi="Times New Roman" w:cs="Times New Roman"/>
          <w:sz w:val="24"/>
          <w:szCs w:val="24"/>
        </w:rPr>
      </w:pPr>
      <w:r>
        <w:rPr>
          <w:rFonts w:ascii="Times New Roman" w:hAnsi="Times New Roman" w:cs="Times New Roman"/>
          <w:sz w:val="24"/>
          <w:szCs w:val="24"/>
        </w:rPr>
        <w:t>s</w:t>
      </w:r>
      <w:r w:rsidR="003B2732" w:rsidRPr="000F2CDA">
        <w:rPr>
          <w:rFonts w:ascii="Times New Roman" w:hAnsi="Times New Roman" w:cs="Times New Roman"/>
          <w:sz w:val="24"/>
          <w:szCs w:val="24"/>
        </w:rPr>
        <w:t>leep-related breathing disorders</w:t>
      </w:r>
    </w:p>
    <w:p w14:paraId="0E906F47" w14:textId="19CFB5C9" w:rsidR="003B2732" w:rsidRPr="000F2CDA" w:rsidRDefault="0009652C" w:rsidP="00931943">
      <w:pPr>
        <w:pStyle w:val="Body-BodyCopyNoSpacing"/>
        <w:numPr>
          <w:ilvl w:val="0"/>
          <w:numId w:val="3"/>
        </w:numPr>
        <w:rPr>
          <w:rFonts w:ascii="Times New Roman" w:hAnsi="Times New Roman" w:cs="Times New Roman"/>
          <w:sz w:val="24"/>
          <w:szCs w:val="24"/>
        </w:rPr>
      </w:pPr>
      <w:r>
        <w:rPr>
          <w:rFonts w:ascii="Times New Roman" w:hAnsi="Times New Roman" w:cs="Times New Roman"/>
          <w:sz w:val="24"/>
          <w:szCs w:val="24"/>
        </w:rPr>
        <w:t>p</w:t>
      </w:r>
      <w:r w:rsidR="003B2732" w:rsidRPr="000F2CDA">
        <w:rPr>
          <w:rFonts w:ascii="Times New Roman" w:hAnsi="Times New Roman" w:cs="Times New Roman"/>
          <w:sz w:val="24"/>
          <w:szCs w:val="24"/>
        </w:rPr>
        <w:t>ositive airway pressure titration</w:t>
      </w:r>
      <w:r w:rsidR="002547B3" w:rsidRPr="000F2CDA">
        <w:rPr>
          <w:rFonts w:ascii="Times New Roman" w:hAnsi="Times New Roman" w:cs="Times New Roman"/>
          <w:sz w:val="24"/>
          <w:szCs w:val="24"/>
        </w:rPr>
        <w:t xml:space="preserve"> (CPAP, </w:t>
      </w:r>
      <w:r w:rsidR="00161463" w:rsidRPr="000F2CDA">
        <w:rPr>
          <w:rFonts w:ascii="Times New Roman" w:hAnsi="Times New Roman" w:cs="Times New Roman"/>
          <w:sz w:val="24"/>
          <w:szCs w:val="24"/>
        </w:rPr>
        <w:t>BiPAP</w:t>
      </w:r>
      <w:r w:rsidR="008D1E23" w:rsidRPr="000F2CDA">
        <w:rPr>
          <w:rFonts w:ascii="Times New Roman" w:hAnsi="Times New Roman" w:cs="Times New Roman"/>
          <w:sz w:val="24"/>
          <w:szCs w:val="24"/>
        </w:rPr>
        <w:t>, ASV</w:t>
      </w:r>
      <w:r w:rsidR="00161463" w:rsidRPr="000F2CDA">
        <w:rPr>
          <w:rFonts w:ascii="Times New Roman" w:hAnsi="Times New Roman" w:cs="Times New Roman"/>
          <w:sz w:val="24"/>
          <w:szCs w:val="24"/>
        </w:rPr>
        <w:t>)</w:t>
      </w:r>
      <w:r w:rsidR="003B2732" w:rsidRPr="000F2CDA">
        <w:rPr>
          <w:rFonts w:ascii="Times New Roman" w:hAnsi="Times New Roman" w:cs="Times New Roman"/>
          <w:sz w:val="24"/>
          <w:szCs w:val="24"/>
        </w:rPr>
        <w:t xml:space="preserve"> in patients with sleep-related breathing disorders</w:t>
      </w:r>
    </w:p>
    <w:p w14:paraId="1749C990" w14:textId="39CBD6DD" w:rsidR="00563A9F" w:rsidRPr="000F2CDA" w:rsidRDefault="0009652C" w:rsidP="00931943">
      <w:pPr>
        <w:pStyle w:val="Body-BodyCopyNoSpacing"/>
        <w:numPr>
          <w:ilvl w:val="0"/>
          <w:numId w:val="3"/>
        </w:numPr>
        <w:rPr>
          <w:rFonts w:ascii="Times New Roman" w:hAnsi="Times New Roman" w:cs="Times New Roman"/>
          <w:sz w:val="24"/>
          <w:szCs w:val="24"/>
        </w:rPr>
      </w:pPr>
      <w:r>
        <w:rPr>
          <w:rFonts w:ascii="Times New Roman" w:hAnsi="Times New Roman" w:cs="Times New Roman"/>
          <w:sz w:val="24"/>
          <w:szCs w:val="24"/>
        </w:rPr>
        <w:t>t</w:t>
      </w:r>
      <w:r w:rsidR="007A5DA7" w:rsidRPr="000F2CDA">
        <w:rPr>
          <w:rFonts w:ascii="Times New Roman" w:hAnsi="Times New Roman" w:cs="Times New Roman"/>
          <w:sz w:val="24"/>
          <w:szCs w:val="24"/>
        </w:rPr>
        <w:t xml:space="preserve">itration of implanted </w:t>
      </w:r>
      <w:r w:rsidRPr="00DD2970">
        <w:rPr>
          <w:rFonts w:ascii="Times New Roman" w:hAnsi="Times New Roman" w:cs="Times New Roman"/>
          <w:sz w:val="24"/>
          <w:szCs w:val="24"/>
        </w:rPr>
        <w:t xml:space="preserve">neurostimulation </w:t>
      </w:r>
      <w:r w:rsidR="007A5DA7" w:rsidRPr="000F2CDA">
        <w:rPr>
          <w:rFonts w:ascii="Times New Roman" w:hAnsi="Times New Roman" w:cs="Times New Roman"/>
          <w:sz w:val="24"/>
          <w:szCs w:val="24"/>
        </w:rPr>
        <w:t xml:space="preserve">devices for treatment of obstructive and central sleep apnea </w:t>
      </w:r>
    </w:p>
    <w:p w14:paraId="5609B55B" w14:textId="5694F02C" w:rsidR="003B2732" w:rsidRPr="000F2CDA" w:rsidRDefault="0009652C" w:rsidP="00931943">
      <w:pPr>
        <w:pStyle w:val="Body-BodyCopyNoSpacing"/>
        <w:numPr>
          <w:ilvl w:val="0"/>
          <w:numId w:val="3"/>
        </w:numPr>
        <w:rPr>
          <w:rFonts w:ascii="Times New Roman" w:hAnsi="Times New Roman" w:cs="Times New Roman"/>
          <w:sz w:val="24"/>
          <w:szCs w:val="24"/>
        </w:rPr>
      </w:pPr>
      <w:r>
        <w:rPr>
          <w:rFonts w:ascii="Times New Roman" w:hAnsi="Times New Roman" w:cs="Times New Roman"/>
          <w:sz w:val="24"/>
          <w:szCs w:val="24"/>
        </w:rPr>
        <w:t>p</w:t>
      </w:r>
      <w:r w:rsidR="003B2732" w:rsidRPr="000F2CDA">
        <w:rPr>
          <w:rFonts w:ascii="Times New Roman" w:hAnsi="Times New Roman" w:cs="Times New Roman"/>
          <w:sz w:val="24"/>
          <w:szCs w:val="24"/>
        </w:rPr>
        <w:t>rior to a multiple sleep latency test in the evaluation of suspected narcolepsy</w:t>
      </w:r>
    </w:p>
    <w:p w14:paraId="4D7F5799" w14:textId="2ACEBE99" w:rsidR="003B2732" w:rsidRPr="000F2CDA" w:rsidRDefault="0009652C" w:rsidP="00931943">
      <w:pPr>
        <w:pStyle w:val="Body-BodyCopyNoSpacing"/>
        <w:numPr>
          <w:ilvl w:val="0"/>
          <w:numId w:val="3"/>
        </w:numPr>
        <w:rPr>
          <w:rFonts w:ascii="Times New Roman" w:hAnsi="Times New Roman" w:cs="Times New Roman"/>
          <w:sz w:val="24"/>
          <w:szCs w:val="24"/>
        </w:rPr>
      </w:pPr>
      <w:r>
        <w:rPr>
          <w:rFonts w:ascii="Times New Roman" w:hAnsi="Times New Roman" w:cs="Times New Roman"/>
          <w:sz w:val="24"/>
          <w:szCs w:val="24"/>
        </w:rPr>
        <w:t>s</w:t>
      </w:r>
      <w:r w:rsidR="003B2732" w:rsidRPr="000F2CDA">
        <w:rPr>
          <w:rFonts w:ascii="Times New Roman" w:hAnsi="Times New Roman" w:cs="Times New Roman"/>
          <w:sz w:val="24"/>
          <w:szCs w:val="24"/>
        </w:rPr>
        <w:t xml:space="preserve">leep-related behaviors that are violent or otherwise potentially injurious to the patient or </w:t>
      </w:r>
      <w:r w:rsidR="00937EBA" w:rsidRPr="000F2CDA">
        <w:rPr>
          <w:rFonts w:ascii="Times New Roman" w:hAnsi="Times New Roman" w:cs="Times New Roman"/>
          <w:sz w:val="24"/>
          <w:szCs w:val="24"/>
        </w:rPr>
        <w:t>others.</w:t>
      </w:r>
    </w:p>
    <w:p w14:paraId="295065DF" w14:textId="4496388E" w:rsidR="003B2732" w:rsidRPr="000F2CDA" w:rsidRDefault="0009652C" w:rsidP="00931943">
      <w:pPr>
        <w:pStyle w:val="Body-BodyCopyNoSpacing"/>
        <w:numPr>
          <w:ilvl w:val="0"/>
          <w:numId w:val="3"/>
        </w:numPr>
        <w:rPr>
          <w:rFonts w:ascii="Times New Roman" w:hAnsi="Times New Roman" w:cs="Times New Roman"/>
          <w:sz w:val="24"/>
          <w:szCs w:val="24"/>
        </w:rPr>
      </w:pPr>
      <w:r>
        <w:rPr>
          <w:rFonts w:ascii="Times New Roman" w:hAnsi="Times New Roman" w:cs="Times New Roman"/>
          <w:sz w:val="24"/>
          <w:szCs w:val="24"/>
        </w:rPr>
        <w:t>u</w:t>
      </w:r>
      <w:r w:rsidR="003B2732" w:rsidRPr="000F2CDA">
        <w:rPr>
          <w:rFonts w:ascii="Times New Roman" w:hAnsi="Times New Roman" w:cs="Times New Roman"/>
          <w:sz w:val="24"/>
          <w:szCs w:val="24"/>
        </w:rPr>
        <w:t>nusual parasomnias</w:t>
      </w:r>
    </w:p>
    <w:p w14:paraId="0C60D4F6" w14:textId="13455EA8" w:rsidR="003B2732" w:rsidRPr="000F2CDA" w:rsidRDefault="0009652C" w:rsidP="00931943">
      <w:pPr>
        <w:pStyle w:val="Body-BodyCopyNoSpacing"/>
        <w:numPr>
          <w:ilvl w:val="0"/>
          <w:numId w:val="3"/>
        </w:numPr>
        <w:rPr>
          <w:rFonts w:ascii="Times New Roman" w:hAnsi="Times New Roman" w:cs="Times New Roman"/>
          <w:sz w:val="24"/>
          <w:szCs w:val="24"/>
        </w:rPr>
      </w:pPr>
      <w:r>
        <w:rPr>
          <w:rFonts w:ascii="Times New Roman" w:hAnsi="Times New Roman" w:cs="Times New Roman"/>
          <w:sz w:val="24"/>
          <w:szCs w:val="24"/>
        </w:rPr>
        <w:t>n</w:t>
      </w:r>
      <w:r w:rsidR="003B2732" w:rsidRPr="000F2CDA">
        <w:rPr>
          <w:rFonts w:ascii="Times New Roman" w:hAnsi="Times New Roman" w:cs="Times New Roman"/>
          <w:sz w:val="24"/>
          <w:szCs w:val="24"/>
        </w:rPr>
        <w:t xml:space="preserve">euromuscular disorders </w:t>
      </w:r>
      <w:r w:rsidR="007561E7" w:rsidRPr="000F2CDA">
        <w:rPr>
          <w:rFonts w:ascii="Times New Roman" w:hAnsi="Times New Roman" w:cs="Times New Roman"/>
          <w:sz w:val="24"/>
          <w:szCs w:val="24"/>
        </w:rPr>
        <w:t xml:space="preserve">with </w:t>
      </w:r>
      <w:r w:rsidR="003B2732" w:rsidRPr="000F2CDA">
        <w:rPr>
          <w:rFonts w:ascii="Times New Roman" w:hAnsi="Times New Roman" w:cs="Times New Roman"/>
          <w:sz w:val="24"/>
          <w:szCs w:val="24"/>
        </w:rPr>
        <w:t>sleep</w:t>
      </w:r>
      <w:r w:rsidR="007561E7" w:rsidRPr="000F2CDA">
        <w:rPr>
          <w:rFonts w:ascii="Times New Roman" w:hAnsi="Times New Roman" w:cs="Times New Roman"/>
          <w:sz w:val="24"/>
          <w:szCs w:val="24"/>
        </w:rPr>
        <w:t>-</w:t>
      </w:r>
      <w:r w:rsidR="003B2732" w:rsidRPr="000F2CDA">
        <w:rPr>
          <w:rFonts w:ascii="Times New Roman" w:hAnsi="Times New Roman" w:cs="Times New Roman"/>
          <w:sz w:val="24"/>
          <w:szCs w:val="24"/>
        </w:rPr>
        <w:t>related symptoms</w:t>
      </w:r>
    </w:p>
    <w:p w14:paraId="79D696A3" w14:textId="133B812A" w:rsidR="003B2732" w:rsidRPr="000F2CDA" w:rsidRDefault="0009652C" w:rsidP="00931943">
      <w:pPr>
        <w:pStyle w:val="Body-BodyCopyNoSpacing"/>
        <w:numPr>
          <w:ilvl w:val="0"/>
          <w:numId w:val="3"/>
        </w:numPr>
        <w:rPr>
          <w:rFonts w:ascii="Times New Roman" w:hAnsi="Times New Roman" w:cs="Times New Roman"/>
          <w:sz w:val="24"/>
          <w:szCs w:val="24"/>
        </w:rPr>
      </w:pPr>
      <w:r>
        <w:rPr>
          <w:rFonts w:ascii="Times New Roman" w:hAnsi="Times New Roman" w:cs="Times New Roman"/>
          <w:sz w:val="24"/>
          <w:szCs w:val="24"/>
        </w:rPr>
        <w:t>p</w:t>
      </w:r>
      <w:r w:rsidR="003B2732" w:rsidRPr="000F2CDA">
        <w:rPr>
          <w:rFonts w:ascii="Times New Roman" w:hAnsi="Times New Roman" w:cs="Times New Roman"/>
          <w:sz w:val="24"/>
          <w:szCs w:val="24"/>
        </w:rPr>
        <w:t>aroxysmal arousals or other sleep disruptions thought to be seizure related</w:t>
      </w:r>
    </w:p>
    <w:p w14:paraId="385DF10A" w14:textId="0D3C447E" w:rsidR="003B2732" w:rsidRPr="000F2CDA" w:rsidRDefault="0009652C" w:rsidP="00931943">
      <w:pPr>
        <w:pStyle w:val="Body-BodyCopyNoSpacing"/>
        <w:numPr>
          <w:ilvl w:val="0"/>
          <w:numId w:val="3"/>
        </w:numPr>
        <w:rPr>
          <w:rFonts w:ascii="Times New Roman" w:hAnsi="Times New Roman" w:cs="Times New Roman"/>
          <w:sz w:val="24"/>
          <w:szCs w:val="24"/>
        </w:rPr>
      </w:pPr>
      <w:r>
        <w:rPr>
          <w:rFonts w:ascii="Times New Roman" w:hAnsi="Times New Roman" w:cs="Times New Roman"/>
          <w:sz w:val="24"/>
          <w:szCs w:val="24"/>
        </w:rPr>
        <w:t>p</w:t>
      </w:r>
      <w:r w:rsidR="003B2732" w:rsidRPr="000F2CDA">
        <w:rPr>
          <w:rFonts w:ascii="Times New Roman" w:hAnsi="Times New Roman" w:cs="Times New Roman"/>
          <w:sz w:val="24"/>
          <w:szCs w:val="24"/>
        </w:rPr>
        <w:t xml:space="preserve">resumed parasomnia or sleep related seizure disorder that does not respond to conventional </w:t>
      </w:r>
      <w:r w:rsidR="00937EBA" w:rsidRPr="000F2CDA">
        <w:rPr>
          <w:rFonts w:ascii="Times New Roman" w:hAnsi="Times New Roman" w:cs="Times New Roman"/>
          <w:sz w:val="24"/>
          <w:szCs w:val="24"/>
        </w:rPr>
        <w:t>therapy</w:t>
      </w:r>
    </w:p>
    <w:p w14:paraId="3107BFAE" w14:textId="464F559C" w:rsidR="003B2732" w:rsidRPr="000F2CDA" w:rsidRDefault="0009652C" w:rsidP="00931943">
      <w:pPr>
        <w:pStyle w:val="Body-BodyCopyNoSpacing"/>
        <w:numPr>
          <w:ilvl w:val="0"/>
          <w:numId w:val="3"/>
        </w:numPr>
        <w:rPr>
          <w:rFonts w:ascii="Times New Roman" w:hAnsi="Times New Roman" w:cs="Times New Roman"/>
          <w:sz w:val="24"/>
          <w:szCs w:val="24"/>
        </w:rPr>
      </w:pPr>
      <w:r>
        <w:rPr>
          <w:rFonts w:ascii="Times New Roman" w:hAnsi="Times New Roman" w:cs="Times New Roman"/>
          <w:sz w:val="24"/>
          <w:szCs w:val="24"/>
        </w:rPr>
        <w:t>s</w:t>
      </w:r>
      <w:r w:rsidR="00937EBA" w:rsidRPr="000F2CDA">
        <w:rPr>
          <w:rFonts w:ascii="Times New Roman" w:hAnsi="Times New Roman" w:cs="Times New Roman"/>
          <w:sz w:val="24"/>
          <w:szCs w:val="24"/>
        </w:rPr>
        <w:t>ignificant</w:t>
      </w:r>
      <w:r w:rsidR="003B2732" w:rsidRPr="000F2CDA">
        <w:rPr>
          <w:rFonts w:ascii="Times New Roman" w:hAnsi="Times New Roman" w:cs="Times New Roman"/>
          <w:sz w:val="24"/>
          <w:szCs w:val="24"/>
        </w:rPr>
        <w:t xml:space="preserve"> periodic limb movement disorder</w:t>
      </w:r>
    </w:p>
    <w:p w14:paraId="094B69A8" w14:textId="77777777" w:rsidR="00BD419D" w:rsidRPr="000F2CDA" w:rsidRDefault="00BD419D" w:rsidP="00BD419D">
      <w:pPr>
        <w:pStyle w:val="Body-BodyCopyNoSpacing"/>
        <w:rPr>
          <w:rFonts w:ascii="Times New Roman" w:hAnsi="Times New Roman" w:cs="Times New Roman"/>
          <w:sz w:val="24"/>
          <w:szCs w:val="24"/>
        </w:rPr>
      </w:pPr>
    </w:p>
    <w:p w14:paraId="11514736" w14:textId="77777777" w:rsidR="003B2732" w:rsidRPr="000F2CDA" w:rsidRDefault="003B2732" w:rsidP="003B2732">
      <w:pPr>
        <w:pStyle w:val="Headings-H4-SampleBodySubhead"/>
        <w:rPr>
          <w:rFonts w:ascii="Times New Roman" w:hAnsi="Times New Roman" w:cs="Times New Roman"/>
          <w:b/>
          <w:bCs/>
          <w:sz w:val="24"/>
          <w:szCs w:val="24"/>
        </w:rPr>
      </w:pPr>
      <w:r w:rsidRPr="000F2CDA">
        <w:rPr>
          <w:rFonts w:ascii="Times New Roman" w:hAnsi="Times New Roman" w:cs="Times New Roman"/>
          <w:b/>
          <w:bCs/>
          <w:sz w:val="24"/>
          <w:szCs w:val="24"/>
        </w:rPr>
        <w:t>PROCEDURE</w:t>
      </w:r>
    </w:p>
    <w:p w14:paraId="7625A3A7" w14:textId="77777777" w:rsidR="003B2732" w:rsidRPr="000F2CDA" w:rsidRDefault="003B2732" w:rsidP="00931943">
      <w:pPr>
        <w:pStyle w:val="Body-BodyCopyNoSpacing"/>
        <w:numPr>
          <w:ilvl w:val="0"/>
          <w:numId w:val="4"/>
        </w:numPr>
        <w:rPr>
          <w:rFonts w:ascii="Times New Roman" w:hAnsi="Times New Roman" w:cs="Times New Roman"/>
          <w:sz w:val="24"/>
          <w:szCs w:val="24"/>
        </w:rPr>
      </w:pPr>
      <w:r w:rsidRPr="000F2CDA">
        <w:rPr>
          <w:rFonts w:ascii="Times New Roman" w:hAnsi="Times New Roman" w:cs="Times New Roman"/>
          <w:sz w:val="24"/>
          <w:szCs w:val="24"/>
        </w:rPr>
        <w:t xml:space="preserve">Recorded parameters: </w:t>
      </w:r>
    </w:p>
    <w:p w14:paraId="1D0430FC" w14:textId="6C941391"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e</w:t>
      </w:r>
      <w:r w:rsidRPr="00917BE8">
        <w:rPr>
          <w:rFonts w:ascii="Times New Roman" w:hAnsi="Times New Roman" w:cs="Times New Roman"/>
          <w:sz w:val="24"/>
          <w:szCs w:val="24"/>
        </w:rPr>
        <w:t xml:space="preserve">lectroencephalogram </w:t>
      </w:r>
      <w:r>
        <w:rPr>
          <w:rFonts w:ascii="Times New Roman" w:hAnsi="Times New Roman" w:cs="Times New Roman"/>
          <w:sz w:val="24"/>
          <w:szCs w:val="24"/>
        </w:rPr>
        <w:t>(</w:t>
      </w:r>
      <w:r w:rsidR="003B2732" w:rsidRPr="000F2CDA">
        <w:rPr>
          <w:rFonts w:ascii="Times New Roman" w:hAnsi="Times New Roman" w:cs="Times New Roman"/>
          <w:sz w:val="24"/>
          <w:szCs w:val="24"/>
        </w:rPr>
        <w:t>EEG</w:t>
      </w:r>
      <w:r>
        <w:rPr>
          <w:rFonts w:ascii="Times New Roman" w:hAnsi="Times New Roman" w:cs="Times New Roman"/>
          <w:sz w:val="24"/>
          <w:szCs w:val="24"/>
        </w:rPr>
        <w:t>)</w:t>
      </w:r>
      <w:r w:rsidR="003B2732" w:rsidRPr="000F2CDA">
        <w:rPr>
          <w:rFonts w:ascii="Times New Roman" w:hAnsi="Times New Roman" w:cs="Times New Roman"/>
          <w:sz w:val="24"/>
          <w:szCs w:val="24"/>
        </w:rPr>
        <w:t xml:space="preserve"> </w:t>
      </w:r>
      <w:r w:rsidR="00411BCB" w:rsidRPr="000F2CDA">
        <w:rPr>
          <w:rFonts w:ascii="Times New Roman" w:hAnsi="Times New Roman" w:cs="Times New Roman"/>
          <w:sz w:val="24"/>
          <w:szCs w:val="24"/>
        </w:rPr>
        <w:t>(</w:t>
      </w:r>
      <w:r>
        <w:rPr>
          <w:rFonts w:ascii="Times New Roman" w:hAnsi="Times New Roman" w:cs="Times New Roman"/>
          <w:sz w:val="24"/>
          <w:szCs w:val="24"/>
        </w:rPr>
        <w:t>f</w:t>
      </w:r>
      <w:r w:rsidR="00411BCB" w:rsidRPr="000F2CDA">
        <w:rPr>
          <w:rFonts w:ascii="Times New Roman" w:hAnsi="Times New Roman" w:cs="Times New Roman"/>
          <w:sz w:val="24"/>
          <w:szCs w:val="24"/>
        </w:rPr>
        <w:t>rontal, central, occipital)</w:t>
      </w:r>
    </w:p>
    <w:p w14:paraId="44D7FC01" w14:textId="39809369"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e</w:t>
      </w:r>
      <w:r w:rsidRPr="00917BE8">
        <w:rPr>
          <w:rFonts w:ascii="Times New Roman" w:hAnsi="Times New Roman" w:cs="Times New Roman"/>
          <w:sz w:val="24"/>
          <w:szCs w:val="24"/>
        </w:rPr>
        <w:t xml:space="preserve">lectrooculogram </w:t>
      </w:r>
      <w:r w:rsidR="003B2732" w:rsidRPr="000F2CDA">
        <w:rPr>
          <w:rFonts w:ascii="Times New Roman" w:hAnsi="Times New Roman" w:cs="Times New Roman"/>
          <w:sz w:val="24"/>
          <w:szCs w:val="24"/>
        </w:rPr>
        <w:t>EOG</w:t>
      </w:r>
      <w:r w:rsidR="00411BCB" w:rsidRPr="000F2CDA">
        <w:rPr>
          <w:rFonts w:ascii="Times New Roman" w:hAnsi="Times New Roman" w:cs="Times New Roman"/>
          <w:sz w:val="24"/>
          <w:szCs w:val="24"/>
        </w:rPr>
        <w:t xml:space="preserve"> (left, right)</w:t>
      </w:r>
    </w:p>
    <w:p w14:paraId="2CEB7EA4" w14:textId="07BF8FF9"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c</w:t>
      </w:r>
      <w:r w:rsidR="003B2732" w:rsidRPr="000F2CDA">
        <w:rPr>
          <w:rFonts w:ascii="Times New Roman" w:hAnsi="Times New Roman" w:cs="Times New Roman"/>
          <w:sz w:val="24"/>
          <w:szCs w:val="24"/>
        </w:rPr>
        <w:t xml:space="preserve">hin </w:t>
      </w:r>
      <w:r>
        <w:rPr>
          <w:rFonts w:ascii="Times New Roman" w:hAnsi="Times New Roman" w:cs="Times New Roman"/>
          <w:sz w:val="24"/>
          <w:szCs w:val="24"/>
        </w:rPr>
        <w:t>electromyography (</w:t>
      </w:r>
      <w:r w:rsidR="003B2732" w:rsidRPr="000F2CDA">
        <w:rPr>
          <w:rFonts w:ascii="Times New Roman" w:hAnsi="Times New Roman" w:cs="Times New Roman"/>
          <w:sz w:val="24"/>
          <w:szCs w:val="24"/>
        </w:rPr>
        <w:t>EMG</w:t>
      </w:r>
      <w:r>
        <w:rPr>
          <w:rFonts w:ascii="Times New Roman" w:hAnsi="Times New Roman" w:cs="Times New Roman"/>
          <w:sz w:val="24"/>
          <w:szCs w:val="24"/>
        </w:rPr>
        <w:t>)</w:t>
      </w:r>
    </w:p>
    <w:p w14:paraId="61662FF8" w14:textId="5B030551"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l</w:t>
      </w:r>
      <w:r w:rsidR="003B2732" w:rsidRPr="000F2CDA">
        <w:rPr>
          <w:rFonts w:ascii="Times New Roman" w:hAnsi="Times New Roman" w:cs="Times New Roman"/>
          <w:sz w:val="24"/>
          <w:szCs w:val="24"/>
        </w:rPr>
        <w:t>eg EMG</w:t>
      </w:r>
      <w:r w:rsidR="00411BCB" w:rsidRPr="000F2CDA">
        <w:rPr>
          <w:rFonts w:ascii="Times New Roman" w:hAnsi="Times New Roman" w:cs="Times New Roman"/>
          <w:sz w:val="24"/>
          <w:szCs w:val="24"/>
        </w:rPr>
        <w:t xml:space="preserve"> (left, right)</w:t>
      </w:r>
    </w:p>
    <w:p w14:paraId="284B277E" w14:textId="1DEFE7AB"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a</w:t>
      </w:r>
      <w:r w:rsidR="003B2732" w:rsidRPr="000F2CDA">
        <w:rPr>
          <w:rFonts w:ascii="Times New Roman" w:hAnsi="Times New Roman" w:cs="Times New Roman"/>
          <w:sz w:val="24"/>
          <w:szCs w:val="24"/>
        </w:rPr>
        <w:t>irflow</w:t>
      </w:r>
    </w:p>
    <w:p w14:paraId="6636E3EA" w14:textId="17974C89"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lastRenderedPageBreak/>
        <w:t>r</w:t>
      </w:r>
      <w:r w:rsidR="003B2732" w:rsidRPr="000F2CDA">
        <w:rPr>
          <w:rFonts w:ascii="Times New Roman" w:hAnsi="Times New Roman" w:cs="Times New Roman"/>
          <w:sz w:val="24"/>
          <w:szCs w:val="24"/>
        </w:rPr>
        <w:t>espiratory effort</w:t>
      </w:r>
    </w:p>
    <w:p w14:paraId="62D26B5C" w14:textId="225FED34"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o</w:t>
      </w:r>
      <w:r w:rsidR="003B2732" w:rsidRPr="000F2CDA">
        <w:rPr>
          <w:rFonts w:ascii="Times New Roman" w:hAnsi="Times New Roman" w:cs="Times New Roman"/>
          <w:sz w:val="24"/>
          <w:szCs w:val="24"/>
        </w:rPr>
        <w:t>xygen saturation</w:t>
      </w:r>
    </w:p>
    <w:p w14:paraId="3D6DA314" w14:textId="551B97AA"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b</w:t>
      </w:r>
      <w:r w:rsidR="003B2732" w:rsidRPr="000F2CDA">
        <w:rPr>
          <w:rFonts w:ascii="Times New Roman" w:hAnsi="Times New Roman" w:cs="Times New Roman"/>
          <w:sz w:val="24"/>
          <w:szCs w:val="24"/>
        </w:rPr>
        <w:t>ody position</w:t>
      </w:r>
    </w:p>
    <w:p w14:paraId="32161D5E" w14:textId="1A446198" w:rsidR="003B2732" w:rsidRPr="000F2CDA" w:rsidRDefault="003B2732" w:rsidP="00931943">
      <w:pPr>
        <w:pStyle w:val="Body-BodyCopyNoSpacing"/>
        <w:numPr>
          <w:ilvl w:val="1"/>
          <w:numId w:val="4"/>
        </w:numPr>
        <w:rPr>
          <w:rFonts w:ascii="Times New Roman" w:hAnsi="Times New Roman" w:cs="Times New Roman"/>
          <w:sz w:val="24"/>
          <w:szCs w:val="24"/>
        </w:rPr>
      </w:pPr>
      <w:r w:rsidRPr="000F2CDA">
        <w:rPr>
          <w:rFonts w:ascii="Times New Roman" w:hAnsi="Times New Roman" w:cs="Times New Roman"/>
          <w:sz w:val="24"/>
          <w:szCs w:val="24"/>
        </w:rPr>
        <w:t>ECG</w:t>
      </w:r>
    </w:p>
    <w:p w14:paraId="15717698" w14:textId="253F0E93" w:rsidR="003B2732" w:rsidRPr="000F2CDA" w:rsidRDefault="003B2732" w:rsidP="00931943">
      <w:pPr>
        <w:pStyle w:val="Body-BodyCopyNoSpacing"/>
        <w:numPr>
          <w:ilvl w:val="0"/>
          <w:numId w:val="4"/>
        </w:numPr>
        <w:rPr>
          <w:rFonts w:ascii="Times New Roman" w:hAnsi="Times New Roman" w:cs="Times New Roman"/>
          <w:sz w:val="24"/>
          <w:szCs w:val="24"/>
        </w:rPr>
      </w:pPr>
      <w:r w:rsidRPr="000F2CDA">
        <w:rPr>
          <w:rFonts w:ascii="Times New Roman" w:hAnsi="Times New Roman" w:cs="Times New Roman"/>
          <w:sz w:val="24"/>
          <w:szCs w:val="24"/>
        </w:rPr>
        <w:t xml:space="preserve">Upon admission to the sleep facility, each patient will have an assessment completed by the sleep </w:t>
      </w:r>
      <w:r w:rsidR="00C40355" w:rsidRPr="000F2CDA">
        <w:rPr>
          <w:rFonts w:ascii="Times New Roman" w:hAnsi="Times New Roman" w:cs="Times New Roman"/>
          <w:sz w:val="24"/>
          <w:szCs w:val="24"/>
        </w:rPr>
        <w:t>lab</w:t>
      </w:r>
      <w:r w:rsidR="00AE5BD3" w:rsidRPr="000F2CDA">
        <w:rPr>
          <w:rFonts w:ascii="Times New Roman" w:hAnsi="Times New Roman" w:cs="Times New Roman"/>
          <w:sz w:val="24"/>
          <w:szCs w:val="24"/>
        </w:rPr>
        <w:t xml:space="preserve"> </w:t>
      </w:r>
      <w:r w:rsidRPr="000F2CDA">
        <w:rPr>
          <w:rFonts w:ascii="Times New Roman" w:hAnsi="Times New Roman" w:cs="Times New Roman"/>
          <w:sz w:val="24"/>
          <w:szCs w:val="24"/>
        </w:rPr>
        <w:t xml:space="preserve">technologist for data collection and to determine any immediate needs or concerns. </w:t>
      </w:r>
    </w:p>
    <w:p w14:paraId="3CDF57B9" w14:textId="77777777" w:rsidR="003B2732" w:rsidRPr="000F2CDA" w:rsidRDefault="003B2732" w:rsidP="00931943">
      <w:pPr>
        <w:pStyle w:val="Body-BodyCopyNoSpacing"/>
        <w:numPr>
          <w:ilvl w:val="0"/>
          <w:numId w:val="4"/>
        </w:numPr>
        <w:rPr>
          <w:rFonts w:ascii="Times New Roman" w:hAnsi="Times New Roman" w:cs="Times New Roman"/>
          <w:sz w:val="24"/>
          <w:szCs w:val="24"/>
        </w:rPr>
      </w:pPr>
      <w:r w:rsidRPr="000F2CDA">
        <w:rPr>
          <w:rFonts w:ascii="Times New Roman" w:hAnsi="Times New Roman" w:cs="Times New Roman"/>
          <w:sz w:val="24"/>
          <w:szCs w:val="24"/>
        </w:rPr>
        <w:t>Admission assessment will include the following:</w:t>
      </w:r>
    </w:p>
    <w:p w14:paraId="5F351804" w14:textId="1E96424E"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r</w:t>
      </w:r>
      <w:r w:rsidR="003B2732" w:rsidRPr="000F2CDA">
        <w:rPr>
          <w:rFonts w:ascii="Times New Roman" w:hAnsi="Times New Roman" w:cs="Times New Roman"/>
          <w:sz w:val="24"/>
          <w:szCs w:val="24"/>
        </w:rPr>
        <w:t>eview of demographic information</w:t>
      </w:r>
    </w:p>
    <w:p w14:paraId="12E73A0E" w14:textId="057A733F"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r</w:t>
      </w:r>
      <w:r w:rsidR="003B2732" w:rsidRPr="000F2CDA">
        <w:rPr>
          <w:rFonts w:ascii="Times New Roman" w:hAnsi="Times New Roman" w:cs="Times New Roman"/>
          <w:sz w:val="24"/>
          <w:szCs w:val="24"/>
        </w:rPr>
        <w:t>eason for sleep study</w:t>
      </w:r>
    </w:p>
    <w:p w14:paraId="4BAAF471" w14:textId="3B0511EB"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p</w:t>
      </w:r>
      <w:r w:rsidR="003B2732" w:rsidRPr="000F2CDA">
        <w:rPr>
          <w:rFonts w:ascii="Times New Roman" w:hAnsi="Times New Roman" w:cs="Times New Roman"/>
          <w:sz w:val="24"/>
          <w:szCs w:val="24"/>
        </w:rPr>
        <w:t>hysiological parameters</w:t>
      </w:r>
      <w:r w:rsidR="004C309B" w:rsidRPr="000F2CDA">
        <w:rPr>
          <w:rFonts w:ascii="Times New Roman" w:hAnsi="Times New Roman" w:cs="Times New Roman"/>
          <w:sz w:val="24"/>
          <w:szCs w:val="24"/>
        </w:rPr>
        <w:t xml:space="preserve"> (</w:t>
      </w:r>
      <w:r w:rsidRPr="00DD2970">
        <w:rPr>
          <w:rFonts w:ascii="Times New Roman" w:hAnsi="Times New Roman" w:cs="Times New Roman"/>
          <w:sz w:val="24"/>
          <w:szCs w:val="24"/>
        </w:rPr>
        <w:t>e.g.</w:t>
      </w:r>
      <w:r>
        <w:rPr>
          <w:rFonts w:ascii="Times New Roman" w:hAnsi="Times New Roman" w:cs="Times New Roman"/>
          <w:sz w:val="24"/>
          <w:szCs w:val="24"/>
        </w:rPr>
        <w:t>,</w:t>
      </w:r>
      <w:r w:rsidRPr="00DD2970">
        <w:rPr>
          <w:rFonts w:ascii="Times New Roman" w:hAnsi="Times New Roman" w:cs="Times New Roman"/>
          <w:sz w:val="24"/>
          <w:szCs w:val="24"/>
        </w:rPr>
        <w:t xml:space="preserve"> </w:t>
      </w:r>
      <w:r w:rsidR="00C93DD2" w:rsidRPr="000F2CDA">
        <w:rPr>
          <w:rFonts w:ascii="Times New Roman" w:hAnsi="Times New Roman" w:cs="Times New Roman"/>
          <w:sz w:val="24"/>
          <w:szCs w:val="24"/>
        </w:rPr>
        <w:t>height</w:t>
      </w:r>
      <w:r w:rsidR="004C309B" w:rsidRPr="000F2CDA">
        <w:rPr>
          <w:rFonts w:ascii="Times New Roman" w:hAnsi="Times New Roman" w:cs="Times New Roman"/>
          <w:sz w:val="24"/>
          <w:szCs w:val="24"/>
        </w:rPr>
        <w:t>)</w:t>
      </w:r>
    </w:p>
    <w:p w14:paraId="78706638" w14:textId="4C8D2AA7"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c</w:t>
      </w:r>
      <w:r w:rsidR="003B2732" w:rsidRPr="000F2CDA">
        <w:rPr>
          <w:rFonts w:ascii="Times New Roman" w:hAnsi="Times New Roman" w:cs="Times New Roman"/>
          <w:sz w:val="24"/>
          <w:szCs w:val="24"/>
        </w:rPr>
        <w:t>urrent medications</w:t>
      </w:r>
    </w:p>
    <w:p w14:paraId="0B0E6403" w14:textId="5EAA310B"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e</w:t>
      </w:r>
      <w:r w:rsidR="003B2732" w:rsidRPr="000F2CDA">
        <w:rPr>
          <w:rFonts w:ascii="Times New Roman" w:hAnsi="Times New Roman" w:cs="Times New Roman"/>
          <w:sz w:val="24"/>
          <w:szCs w:val="24"/>
        </w:rPr>
        <w:t>nvironment—special needs of the patient (e.g., hearing aid, glasses, cane, interpreter)</w:t>
      </w:r>
    </w:p>
    <w:p w14:paraId="29BCD4EE" w14:textId="42284DCF" w:rsidR="00C93DD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f</w:t>
      </w:r>
      <w:r w:rsidR="00C93DD2" w:rsidRPr="000F2CDA">
        <w:rPr>
          <w:rFonts w:ascii="Times New Roman" w:hAnsi="Times New Roman" w:cs="Times New Roman"/>
          <w:sz w:val="24"/>
          <w:szCs w:val="24"/>
        </w:rPr>
        <w:t xml:space="preserve">all risk </w:t>
      </w:r>
      <w:r w:rsidR="004973FB" w:rsidRPr="000F2CDA">
        <w:rPr>
          <w:rFonts w:ascii="Times New Roman" w:hAnsi="Times New Roman" w:cs="Times New Roman"/>
          <w:sz w:val="24"/>
          <w:szCs w:val="24"/>
        </w:rPr>
        <w:t>assessment</w:t>
      </w:r>
    </w:p>
    <w:p w14:paraId="421F8FB2" w14:textId="1F3DDDBC"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p</w:t>
      </w:r>
      <w:r w:rsidR="003B2732" w:rsidRPr="000F2CDA">
        <w:rPr>
          <w:rFonts w:ascii="Times New Roman" w:hAnsi="Times New Roman" w:cs="Times New Roman"/>
          <w:sz w:val="24"/>
          <w:szCs w:val="24"/>
        </w:rPr>
        <w:t>atient/family education</w:t>
      </w:r>
    </w:p>
    <w:p w14:paraId="4FD879E1" w14:textId="23703F7A"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d</w:t>
      </w:r>
      <w:r w:rsidR="003B2732" w:rsidRPr="000F2CDA">
        <w:rPr>
          <w:rFonts w:ascii="Times New Roman" w:hAnsi="Times New Roman" w:cs="Times New Roman"/>
          <w:sz w:val="24"/>
          <w:szCs w:val="24"/>
        </w:rPr>
        <w:t>ischarge planning: Where? With whom?</w:t>
      </w:r>
    </w:p>
    <w:p w14:paraId="3EC87AE4" w14:textId="243FFE6B" w:rsidR="003B2732" w:rsidRPr="000F2CDA" w:rsidRDefault="00917BE8" w:rsidP="00931943">
      <w:pPr>
        <w:pStyle w:val="Body-BodyCopyNoSpacing"/>
        <w:numPr>
          <w:ilvl w:val="1"/>
          <w:numId w:val="4"/>
        </w:numPr>
        <w:rPr>
          <w:rFonts w:ascii="Times New Roman" w:hAnsi="Times New Roman" w:cs="Times New Roman"/>
          <w:sz w:val="24"/>
          <w:szCs w:val="24"/>
        </w:rPr>
      </w:pPr>
      <w:r>
        <w:rPr>
          <w:rFonts w:ascii="Times New Roman" w:hAnsi="Times New Roman" w:cs="Times New Roman"/>
          <w:sz w:val="24"/>
          <w:szCs w:val="24"/>
        </w:rPr>
        <w:t>r</w:t>
      </w:r>
      <w:r w:rsidR="003B2732" w:rsidRPr="000F2CDA">
        <w:rPr>
          <w:rFonts w:ascii="Times New Roman" w:hAnsi="Times New Roman" w:cs="Times New Roman"/>
          <w:sz w:val="24"/>
          <w:szCs w:val="24"/>
        </w:rPr>
        <w:t>eminder to patient of follow-up appointment with referring physician</w:t>
      </w:r>
    </w:p>
    <w:p w14:paraId="2C1F419D" w14:textId="19077076" w:rsidR="003B2732" w:rsidRPr="000F2CDA" w:rsidRDefault="003B2732" w:rsidP="00931943">
      <w:pPr>
        <w:pStyle w:val="Body-BodyCopyNoSpacing"/>
        <w:numPr>
          <w:ilvl w:val="0"/>
          <w:numId w:val="4"/>
        </w:numPr>
        <w:rPr>
          <w:rFonts w:ascii="Times New Roman" w:hAnsi="Times New Roman" w:cs="Times New Roman"/>
          <w:sz w:val="24"/>
          <w:szCs w:val="24"/>
        </w:rPr>
      </w:pPr>
      <w:r w:rsidRPr="000F2CDA">
        <w:rPr>
          <w:rFonts w:ascii="Times New Roman" w:hAnsi="Times New Roman" w:cs="Times New Roman"/>
          <w:sz w:val="24"/>
          <w:szCs w:val="24"/>
        </w:rPr>
        <w:t>Step-by-step directions:</w:t>
      </w:r>
    </w:p>
    <w:p w14:paraId="4624F422" w14:textId="71BDA4E7" w:rsidR="003B2732" w:rsidRPr="000F2CDA" w:rsidRDefault="003B2732" w:rsidP="00931943">
      <w:pPr>
        <w:pStyle w:val="Body-BodyCopyNoSpacing"/>
        <w:numPr>
          <w:ilvl w:val="1"/>
          <w:numId w:val="4"/>
        </w:numPr>
        <w:rPr>
          <w:rFonts w:ascii="Times New Roman" w:hAnsi="Times New Roman" w:cs="Times New Roman"/>
          <w:sz w:val="24"/>
          <w:szCs w:val="24"/>
        </w:rPr>
      </w:pPr>
      <w:r w:rsidRPr="000F2CDA">
        <w:rPr>
          <w:rFonts w:ascii="Times New Roman" w:hAnsi="Times New Roman" w:cs="Times New Roman"/>
          <w:sz w:val="24"/>
          <w:szCs w:val="24"/>
        </w:rPr>
        <w:t xml:space="preserve">Have all equipment </w:t>
      </w:r>
      <w:r w:rsidR="00213312" w:rsidRPr="000F2CDA">
        <w:rPr>
          <w:rFonts w:ascii="Times New Roman" w:hAnsi="Times New Roman" w:cs="Times New Roman"/>
          <w:sz w:val="24"/>
          <w:szCs w:val="24"/>
        </w:rPr>
        <w:t xml:space="preserve">cleaned and </w:t>
      </w:r>
      <w:r w:rsidRPr="000F2CDA">
        <w:rPr>
          <w:rFonts w:ascii="Times New Roman" w:hAnsi="Times New Roman" w:cs="Times New Roman"/>
          <w:sz w:val="24"/>
          <w:szCs w:val="24"/>
        </w:rPr>
        <w:t xml:space="preserve">ready </w:t>
      </w:r>
      <w:r w:rsidR="00213312" w:rsidRPr="000F2CDA">
        <w:rPr>
          <w:rFonts w:ascii="Times New Roman" w:hAnsi="Times New Roman" w:cs="Times New Roman"/>
          <w:sz w:val="24"/>
          <w:szCs w:val="24"/>
        </w:rPr>
        <w:t xml:space="preserve">for use before </w:t>
      </w:r>
      <w:r w:rsidR="004973FB" w:rsidRPr="000F2CDA">
        <w:rPr>
          <w:rFonts w:ascii="Times New Roman" w:hAnsi="Times New Roman" w:cs="Times New Roman"/>
          <w:sz w:val="24"/>
          <w:szCs w:val="24"/>
        </w:rPr>
        <w:t>the patient</w:t>
      </w:r>
      <w:r w:rsidR="001E5864">
        <w:rPr>
          <w:rFonts w:ascii="Times New Roman" w:hAnsi="Times New Roman" w:cs="Times New Roman"/>
          <w:sz w:val="24"/>
          <w:szCs w:val="24"/>
        </w:rPr>
        <w:t xml:space="preserve"> arrives</w:t>
      </w:r>
      <w:r w:rsidR="00213312" w:rsidRPr="000F2CDA">
        <w:rPr>
          <w:rFonts w:ascii="Times New Roman" w:hAnsi="Times New Roman" w:cs="Times New Roman"/>
          <w:sz w:val="24"/>
          <w:szCs w:val="24"/>
        </w:rPr>
        <w:t xml:space="preserve">. </w:t>
      </w:r>
    </w:p>
    <w:p w14:paraId="12B69CDD" w14:textId="67991EC4" w:rsidR="003B2732" w:rsidRPr="000F2CDA" w:rsidRDefault="003B2732" w:rsidP="00931943">
      <w:pPr>
        <w:pStyle w:val="Body-BodyCopyNoSpacing"/>
        <w:numPr>
          <w:ilvl w:val="1"/>
          <w:numId w:val="4"/>
        </w:numPr>
        <w:rPr>
          <w:rFonts w:ascii="Times New Roman" w:hAnsi="Times New Roman" w:cs="Times New Roman"/>
          <w:sz w:val="24"/>
          <w:szCs w:val="24"/>
        </w:rPr>
      </w:pPr>
      <w:r w:rsidRPr="000F2CDA">
        <w:rPr>
          <w:rFonts w:ascii="Times New Roman" w:hAnsi="Times New Roman" w:cs="Times New Roman"/>
          <w:sz w:val="24"/>
          <w:szCs w:val="24"/>
        </w:rPr>
        <w:t>Inspect all electrodes</w:t>
      </w:r>
      <w:r w:rsidR="00213312" w:rsidRPr="000F2CDA">
        <w:rPr>
          <w:rFonts w:ascii="Times New Roman" w:hAnsi="Times New Roman" w:cs="Times New Roman"/>
          <w:sz w:val="24"/>
          <w:szCs w:val="24"/>
        </w:rPr>
        <w:t xml:space="preserve"> and recording devices for integrity.</w:t>
      </w:r>
    </w:p>
    <w:p w14:paraId="02AC7BF7" w14:textId="2240E051" w:rsidR="003B2732" w:rsidRPr="000F2CDA" w:rsidRDefault="003B2732" w:rsidP="00931943">
      <w:pPr>
        <w:pStyle w:val="Body-BodyCopyNoSpacing"/>
        <w:numPr>
          <w:ilvl w:val="1"/>
          <w:numId w:val="4"/>
        </w:numPr>
        <w:rPr>
          <w:rFonts w:ascii="Times New Roman" w:hAnsi="Times New Roman" w:cs="Times New Roman"/>
          <w:sz w:val="24"/>
          <w:szCs w:val="24"/>
        </w:rPr>
      </w:pPr>
      <w:r w:rsidRPr="000F2CDA">
        <w:rPr>
          <w:rFonts w:ascii="Times New Roman" w:hAnsi="Times New Roman" w:cs="Times New Roman"/>
          <w:sz w:val="24"/>
          <w:szCs w:val="24"/>
        </w:rPr>
        <w:t xml:space="preserve">Instruct </w:t>
      </w:r>
      <w:r w:rsidR="00A52320" w:rsidRPr="000F2CDA">
        <w:rPr>
          <w:rFonts w:ascii="Times New Roman" w:hAnsi="Times New Roman" w:cs="Times New Roman"/>
          <w:sz w:val="24"/>
          <w:szCs w:val="24"/>
        </w:rPr>
        <w:t xml:space="preserve">the </w:t>
      </w:r>
      <w:r w:rsidRPr="000F2CDA">
        <w:rPr>
          <w:rFonts w:ascii="Times New Roman" w:hAnsi="Times New Roman" w:cs="Times New Roman"/>
          <w:sz w:val="24"/>
          <w:szCs w:val="24"/>
        </w:rPr>
        <w:t xml:space="preserve">patient to change into </w:t>
      </w:r>
      <w:r w:rsidR="00213312" w:rsidRPr="000F2CDA">
        <w:rPr>
          <w:rFonts w:ascii="Times New Roman" w:hAnsi="Times New Roman" w:cs="Times New Roman"/>
          <w:sz w:val="24"/>
          <w:szCs w:val="24"/>
        </w:rPr>
        <w:t xml:space="preserve">their bedtime </w:t>
      </w:r>
      <w:r w:rsidRPr="000F2CDA">
        <w:rPr>
          <w:rFonts w:ascii="Times New Roman" w:hAnsi="Times New Roman" w:cs="Times New Roman"/>
          <w:sz w:val="24"/>
          <w:szCs w:val="24"/>
        </w:rPr>
        <w:t>clothes</w:t>
      </w:r>
      <w:r w:rsidR="00213312" w:rsidRPr="000F2CDA">
        <w:rPr>
          <w:rFonts w:ascii="Times New Roman" w:hAnsi="Times New Roman" w:cs="Times New Roman"/>
          <w:sz w:val="24"/>
          <w:szCs w:val="24"/>
        </w:rPr>
        <w:t>.</w:t>
      </w:r>
    </w:p>
    <w:p w14:paraId="2E1C769E" w14:textId="136C2B28" w:rsidR="003B2732" w:rsidRPr="000F2CDA" w:rsidRDefault="00213312" w:rsidP="00931943">
      <w:pPr>
        <w:pStyle w:val="Body-BodyCopyNoSpacing"/>
        <w:numPr>
          <w:ilvl w:val="1"/>
          <w:numId w:val="4"/>
        </w:numPr>
        <w:rPr>
          <w:rFonts w:ascii="Times New Roman" w:hAnsi="Times New Roman" w:cs="Times New Roman"/>
          <w:sz w:val="24"/>
          <w:szCs w:val="24"/>
        </w:rPr>
      </w:pPr>
      <w:r w:rsidRPr="000F2CDA">
        <w:rPr>
          <w:rFonts w:ascii="Times New Roman" w:hAnsi="Times New Roman" w:cs="Times New Roman"/>
          <w:sz w:val="24"/>
          <w:szCs w:val="24"/>
        </w:rPr>
        <w:t>Instruct</w:t>
      </w:r>
      <w:r w:rsidR="003B2732" w:rsidRPr="000F2CDA">
        <w:rPr>
          <w:rFonts w:ascii="Times New Roman" w:hAnsi="Times New Roman" w:cs="Times New Roman"/>
          <w:sz w:val="24"/>
          <w:szCs w:val="24"/>
        </w:rPr>
        <w:t xml:space="preserve"> </w:t>
      </w:r>
      <w:r w:rsidR="00A52320" w:rsidRPr="000F2CDA">
        <w:rPr>
          <w:rFonts w:ascii="Times New Roman" w:hAnsi="Times New Roman" w:cs="Times New Roman"/>
          <w:sz w:val="24"/>
          <w:szCs w:val="24"/>
        </w:rPr>
        <w:t xml:space="preserve">the </w:t>
      </w:r>
      <w:r w:rsidR="003B2732" w:rsidRPr="000F2CDA">
        <w:rPr>
          <w:rFonts w:ascii="Times New Roman" w:hAnsi="Times New Roman" w:cs="Times New Roman"/>
          <w:sz w:val="24"/>
          <w:szCs w:val="24"/>
        </w:rPr>
        <w:t>patient</w:t>
      </w:r>
      <w:r w:rsidR="00DB1A84" w:rsidRPr="000F2CDA">
        <w:rPr>
          <w:rFonts w:ascii="Times New Roman" w:hAnsi="Times New Roman" w:cs="Times New Roman"/>
          <w:sz w:val="24"/>
          <w:szCs w:val="24"/>
        </w:rPr>
        <w:t xml:space="preserve"> to</w:t>
      </w:r>
      <w:r w:rsidR="003B2732" w:rsidRPr="000F2CDA">
        <w:rPr>
          <w:rFonts w:ascii="Times New Roman" w:hAnsi="Times New Roman" w:cs="Times New Roman"/>
          <w:sz w:val="24"/>
          <w:szCs w:val="24"/>
        </w:rPr>
        <w:t xml:space="preserve"> sit in the chair</w:t>
      </w:r>
      <w:r w:rsidR="00DB1A84" w:rsidRPr="000F2CDA">
        <w:rPr>
          <w:rFonts w:ascii="Times New Roman" w:hAnsi="Times New Roman" w:cs="Times New Roman"/>
          <w:sz w:val="24"/>
          <w:szCs w:val="24"/>
        </w:rPr>
        <w:t xml:space="preserve"> for </w:t>
      </w:r>
      <w:r w:rsidR="00851136" w:rsidRPr="00DD2970">
        <w:rPr>
          <w:rFonts w:ascii="Times New Roman" w:hAnsi="Times New Roman" w:cs="Times New Roman"/>
          <w:sz w:val="24"/>
          <w:szCs w:val="24"/>
        </w:rPr>
        <w:t>hookup.</w:t>
      </w:r>
    </w:p>
    <w:p w14:paraId="14FF549C" w14:textId="71025454" w:rsidR="003B2732" w:rsidRPr="000F2CDA" w:rsidRDefault="003B2732" w:rsidP="00931943">
      <w:pPr>
        <w:pStyle w:val="Body-BodyCopyNoSpacing"/>
        <w:numPr>
          <w:ilvl w:val="1"/>
          <w:numId w:val="4"/>
        </w:numPr>
        <w:rPr>
          <w:rFonts w:ascii="Times New Roman" w:hAnsi="Times New Roman" w:cs="Times New Roman"/>
          <w:sz w:val="24"/>
          <w:szCs w:val="24"/>
        </w:rPr>
      </w:pPr>
      <w:r w:rsidRPr="000F2CDA">
        <w:rPr>
          <w:rFonts w:ascii="Times New Roman" w:hAnsi="Times New Roman" w:cs="Times New Roman"/>
          <w:sz w:val="24"/>
          <w:szCs w:val="24"/>
        </w:rPr>
        <w:t>E</w:t>
      </w:r>
      <w:r w:rsidR="00250863" w:rsidRPr="000F2CDA">
        <w:rPr>
          <w:rFonts w:ascii="Times New Roman" w:hAnsi="Times New Roman" w:cs="Times New Roman"/>
          <w:sz w:val="24"/>
          <w:szCs w:val="24"/>
        </w:rPr>
        <w:t xml:space="preserve">xplain the function of each recording device as it is applied. </w:t>
      </w:r>
    </w:p>
    <w:p w14:paraId="225D9A8C" w14:textId="2DC12199" w:rsidR="003B2732" w:rsidRPr="000F2CDA" w:rsidRDefault="003B2732" w:rsidP="00931943">
      <w:pPr>
        <w:pStyle w:val="Body-BodyCopyNoSpacing"/>
        <w:numPr>
          <w:ilvl w:val="1"/>
          <w:numId w:val="4"/>
        </w:numPr>
        <w:rPr>
          <w:rFonts w:ascii="Times New Roman" w:hAnsi="Times New Roman" w:cs="Times New Roman"/>
          <w:sz w:val="24"/>
          <w:szCs w:val="24"/>
        </w:rPr>
      </w:pPr>
      <w:r w:rsidRPr="000F2CDA">
        <w:rPr>
          <w:rFonts w:ascii="Times New Roman" w:hAnsi="Times New Roman" w:cs="Times New Roman"/>
          <w:sz w:val="24"/>
          <w:szCs w:val="24"/>
        </w:rPr>
        <w:t>Clean the site of each electrode on the patient before placement.</w:t>
      </w:r>
    </w:p>
    <w:p w14:paraId="7BFEB756" w14:textId="305D58A5" w:rsidR="003B2732" w:rsidRPr="000F2CDA" w:rsidRDefault="003B2732" w:rsidP="00931943">
      <w:pPr>
        <w:pStyle w:val="Body-BodyCopyNoSpacing"/>
        <w:numPr>
          <w:ilvl w:val="1"/>
          <w:numId w:val="4"/>
        </w:numPr>
        <w:rPr>
          <w:rFonts w:ascii="Times New Roman" w:hAnsi="Times New Roman" w:cs="Times New Roman"/>
          <w:sz w:val="24"/>
          <w:szCs w:val="24"/>
        </w:rPr>
      </w:pPr>
      <w:r w:rsidRPr="000F2CDA">
        <w:rPr>
          <w:rFonts w:ascii="Times New Roman" w:hAnsi="Times New Roman" w:cs="Times New Roman"/>
          <w:sz w:val="24"/>
          <w:szCs w:val="24"/>
        </w:rPr>
        <w:t>Fill each electrode cup with conductive paste.</w:t>
      </w:r>
    </w:p>
    <w:p w14:paraId="75CC4D35" w14:textId="19C890FF" w:rsidR="003B2732" w:rsidRPr="000F2CDA" w:rsidRDefault="003B2732" w:rsidP="00931943">
      <w:pPr>
        <w:pStyle w:val="Body-BodyCopyNoSpacing"/>
        <w:numPr>
          <w:ilvl w:val="1"/>
          <w:numId w:val="4"/>
        </w:numPr>
        <w:rPr>
          <w:rFonts w:ascii="Times New Roman" w:hAnsi="Times New Roman" w:cs="Times New Roman"/>
          <w:sz w:val="24"/>
          <w:szCs w:val="24"/>
        </w:rPr>
      </w:pPr>
      <w:r w:rsidRPr="000F2CDA">
        <w:rPr>
          <w:rFonts w:ascii="Times New Roman" w:hAnsi="Times New Roman" w:cs="Times New Roman"/>
          <w:sz w:val="24"/>
          <w:szCs w:val="24"/>
        </w:rPr>
        <w:t>Attach the EEG sensors and the ground (F4, C4, O2, and M1). Backup electrodes should be placed at F3, C3, O1</w:t>
      </w:r>
      <w:r w:rsidR="00851136">
        <w:rPr>
          <w:rFonts w:ascii="Times New Roman" w:hAnsi="Times New Roman" w:cs="Times New Roman"/>
          <w:sz w:val="24"/>
          <w:szCs w:val="24"/>
        </w:rPr>
        <w:t>,</w:t>
      </w:r>
      <w:r w:rsidRPr="000F2CDA">
        <w:rPr>
          <w:rFonts w:ascii="Times New Roman" w:hAnsi="Times New Roman" w:cs="Times New Roman"/>
          <w:sz w:val="24"/>
          <w:szCs w:val="24"/>
        </w:rPr>
        <w:t xml:space="preserve"> and M2</w:t>
      </w:r>
      <w:ins w:id="0" w:author="Kristina Paprocki" w:date="2024-12-05T15:56:00Z" w16du:dateUtc="2024-12-05T21:56:00Z">
        <w:r w:rsidR="00931943">
          <w:rPr>
            <w:rFonts w:ascii="Times New Roman" w:hAnsi="Times New Roman" w:cs="Times New Roman"/>
            <w:sz w:val="24"/>
            <w:szCs w:val="24"/>
          </w:rPr>
          <w:t>.</w:t>
        </w:r>
      </w:ins>
    </w:p>
    <w:p w14:paraId="39BAEAE8" w14:textId="313154B2" w:rsidR="003B2732" w:rsidRPr="000F2CDA" w:rsidRDefault="003B2732" w:rsidP="00931943">
      <w:pPr>
        <w:pStyle w:val="Body-BodyCopyNoSpacing"/>
        <w:numPr>
          <w:ilvl w:val="1"/>
          <w:numId w:val="4"/>
        </w:numPr>
        <w:rPr>
          <w:rFonts w:ascii="Times New Roman" w:hAnsi="Times New Roman" w:cs="Times New Roman"/>
          <w:sz w:val="24"/>
          <w:szCs w:val="24"/>
        </w:rPr>
      </w:pPr>
      <w:r w:rsidRPr="000F2CDA">
        <w:rPr>
          <w:rFonts w:ascii="Times New Roman" w:hAnsi="Times New Roman" w:cs="Times New Roman"/>
          <w:sz w:val="24"/>
          <w:szCs w:val="24"/>
        </w:rPr>
        <w:t>Place the left electrooculogram electrode (EOG) 1 cm below and 1 cm lateral to the left outer canthus.</w:t>
      </w:r>
    </w:p>
    <w:p w14:paraId="78D2AA4D" w14:textId="3749B1CD" w:rsidR="00D43A7C" w:rsidRPr="000F2CDA" w:rsidRDefault="00D43A7C"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 xml:space="preserve">Place the right electrooculogram electrode (EOG) 1 cm above and 1 cm lateral to the right outer canthus. </w:t>
      </w:r>
    </w:p>
    <w:p w14:paraId="07C0A492" w14:textId="675B121F" w:rsidR="00C64B09" w:rsidRPr="000F2CDA" w:rsidRDefault="00C64B09"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Place the right electrooculogram electrode (EOG)</w:t>
      </w:r>
      <w:r w:rsidR="00851136">
        <w:rPr>
          <w:rFonts w:ascii="Times New Roman" w:hAnsi="Times New Roman" w:cs="Times New Roman"/>
          <w:sz w:val="24"/>
          <w:szCs w:val="24"/>
        </w:rPr>
        <w:t>.</w:t>
      </w:r>
      <w:r w:rsidRPr="000F2CDA">
        <w:rPr>
          <w:rFonts w:ascii="Times New Roman" w:hAnsi="Times New Roman" w:cs="Times New Roman"/>
          <w:sz w:val="24"/>
          <w:szCs w:val="24"/>
        </w:rPr>
        <w:t xml:space="preserve"> Place three electrodes to</w:t>
      </w:r>
      <w:r w:rsidR="00FD7F3D" w:rsidRPr="000F2CDA">
        <w:rPr>
          <w:rFonts w:ascii="Times New Roman" w:hAnsi="Times New Roman" w:cs="Times New Roman"/>
          <w:sz w:val="24"/>
          <w:szCs w:val="24"/>
        </w:rPr>
        <w:t xml:space="preserve"> </w:t>
      </w:r>
      <w:r w:rsidRPr="000F2CDA">
        <w:rPr>
          <w:rFonts w:ascii="Times New Roman" w:hAnsi="Times New Roman" w:cs="Times New Roman"/>
          <w:sz w:val="24"/>
          <w:szCs w:val="24"/>
        </w:rPr>
        <w:t xml:space="preserve">record chin EMG: one in the midline </w:t>
      </w:r>
      <w:r w:rsidR="00AC478B" w:rsidRPr="00DD2970">
        <w:rPr>
          <w:rFonts w:ascii="Times New Roman" w:hAnsi="Times New Roman" w:cs="Times New Roman"/>
          <w:sz w:val="24"/>
          <w:szCs w:val="24"/>
        </w:rPr>
        <w:t>1</w:t>
      </w:r>
      <w:r w:rsidR="00AC478B">
        <w:rPr>
          <w:rFonts w:ascii="Times New Roman" w:hAnsi="Times New Roman" w:cs="Times New Roman"/>
          <w:sz w:val="24"/>
          <w:szCs w:val="24"/>
        </w:rPr>
        <w:t xml:space="preserve"> </w:t>
      </w:r>
      <w:r w:rsidR="00AC478B" w:rsidRPr="00DD2970">
        <w:rPr>
          <w:rFonts w:ascii="Times New Roman" w:hAnsi="Times New Roman" w:cs="Times New Roman"/>
          <w:sz w:val="24"/>
          <w:szCs w:val="24"/>
        </w:rPr>
        <w:t xml:space="preserve">cm </w:t>
      </w:r>
      <w:r w:rsidRPr="000F2CDA">
        <w:rPr>
          <w:rFonts w:ascii="Times New Roman" w:hAnsi="Times New Roman" w:cs="Times New Roman"/>
          <w:sz w:val="24"/>
          <w:szCs w:val="24"/>
        </w:rPr>
        <w:t>above the inferior edge of the mandible,</w:t>
      </w:r>
      <w:r w:rsidR="00454C54" w:rsidRPr="000F2CDA">
        <w:rPr>
          <w:rFonts w:ascii="Times New Roman" w:hAnsi="Times New Roman" w:cs="Times New Roman"/>
          <w:sz w:val="24"/>
          <w:szCs w:val="24"/>
        </w:rPr>
        <w:t xml:space="preserve"> </w:t>
      </w:r>
      <w:r w:rsidRPr="000F2CDA">
        <w:rPr>
          <w:rFonts w:ascii="Times New Roman" w:hAnsi="Times New Roman" w:cs="Times New Roman"/>
          <w:sz w:val="24"/>
          <w:szCs w:val="24"/>
        </w:rPr>
        <w:t xml:space="preserve">one </w:t>
      </w:r>
      <w:r w:rsidR="00AC478B" w:rsidRPr="00DD2970">
        <w:rPr>
          <w:rFonts w:ascii="Times New Roman" w:hAnsi="Times New Roman" w:cs="Times New Roman"/>
          <w:sz w:val="24"/>
          <w:szCs w:val="24"/>
        </w:rPr>
        <w:t>2</w:t>
      </w:r>
      <w:r w:rsidR="00AC478B">
        <w:rPr>
          <w:rFonts w:ascii="Times New Roman" w:hAnsi="Times New Roman" w:cs="Times New Roman"/>
          <w:sz w:val="24"/>
          <w:szCs w:val="24"/>
        </w:rPr>
        <w:t xml:space="preserve"> </w:t>
      </w:r>
      <w:r w:rsidR="00AC478B" w:rsidRPr="00DD2970">
        <w:rPr>
          <w:rFonts w:ascii="Times New Roman" w:hAnsi="Times New Roman" w:cs="Times New Roman"/>
          <w:sz w:val="24"/>
          <w:szCs w:val="24"/>
        </w:rPr>
        <w:t xml:space="preserve">cm </w:t>
      </w:r>
      <w:r w:rsidRPr="000F2CDA">
        <w:rPr>
          <w:rFonts w:ascii="Times New Roman" w:hAnsi="Times New Roman" w:cs="Times New Roman"/>
          <w:sz w:val="24"/>
          <w:szCs w:val="24"/>
        </w:rPr>
        <w:t xml:space="preserve">below the inferior edge of the mandible and 2 cm to the right of the midline, one 2 cm below the inferior edge of the mandible and 2 cm to the left of the midline. </w:t>
      </w:r>
    </w:p>
    <w:p w14:paraId="3A7E82FE" w14:textId="45032017" w:rsidR="003B2732" w:rsidRPr="000F2CDA" w:rsidRDefault="002E75E1"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P</w:t>
      </w:r>
      <w:r w:rsidR="003B2732" w:rsidRPr="000F2CDA">
        <w:rPr>
          <w:rFonts w:ascii="Times New Roman" w:hAnsi="Times New Roman" w:cs="Times New Roman"/>
          <w:sz w:val="24"/>
          <w:szCs w:val="24"/>
        </w:rPr>
        <w:t>lace single modified electrocardiograph leads on torso.</w:t>
      </w:r>
    </w:p>
    <w:p w14:paraId="242A45C4" w14:textId="7718EC02" w:rsidR="002E75E1" w:rsidRPr="000F2CDA" w:rsidRDefault="003B2732"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Place ventilatory effort bands (RIP belts or PVDF belts) above the</w:t>
      </w:r>
      <w:r w:rsidR="00DC451C" w:rsidRPr="000F2CDA">
        <w:rPr>
          <w:rFonts w:ascii="Times New Roman" w:hAnsi="Times New Roman" w:cs="Times New Roman"/>
          <w:sz w:val="24"/>
          <w:szCs w:val="24"/>
        </w:rPr>
        <w:t xml:space="preserve"> </w:t>
      </w:r>
      <w:r w:rsidR="004973FB" w:rsidRPr="000F2CDA">
        <w:rPr>
          <w:rFonts w:ascii="Times New Roman" w:hAnsi="Times New Roman" w:cs="Times New Roman"/>
          <w:sz w:val="24"/>
          <w:szCs w:val="24"/>
        </w:rPr>
        <w:t>breastbone</w:t>
      </w:r>
      <w:r w:rsidR="00106A7F" w:rsidRPr="000F2CDA">
        <w:rPr>
          <w:rFonts w:ascii="Times New Roman" w:hAnsi="Times New Roman" w:cs="Times New Roman"/>
          <w:sz w:val="24"/>
          <w:szCs w:val="24"/>
        </w:rPr>
        <w:t xml:space="preserve"> </w:t>
      </w:r>
      <w:r w:rsidRPr="000F2CDA">
        <w:rPr>
          <w:rFonts w:ascii="Times New Roman" w:hAnsi="Times New Roman" w:cs="Times New Roman"/>
          <w:sz w:val="24"/>
          <w:szCs w:val="24"/>
        </w:rPr>
        <w:t>and around the m</w:t>
      </w:r>
      <w:r w:rsidR="004A0476" w:rsidRPr="000F2CDA">
        <w:rPr>
          <w:rFonts w:ascii="Times New Roman" w:hAnsi="Times New Roman" w:cs="Times New Roman"/>
          <w:sz w:val="24"/>
          <w:szCs w:val="24"/>
        </w:rPr>
        <w:t>i</w:t>
      </w:r>
      <w:r w:rsidRPr="000F2CDA">
        <w:rPr>
          <w:rFonts w:ascii="Times New Roman" w:hAnsi="Times New Roman" w:cs="Times New Roman"/>
          <w:sz w:val="24"/>
          <w:szCs w:val="24"/>
        </w:rPr>
        <w:t>dline of the abdomen. Ensure there is a separation between the</w:t>
      </w:r>
      <w:r w:rsidR="000215EC" w:rsidRPr="000F2CDA">
        <w:rPr>
          <w:rFonts w:ascii="Times New Roman" w:hAnsi="Times New Roman" w:cs="Times New Roman"/>
          <w:sz w:val="24"/>
          <w:szCs w:val="24"/>
        </w:rPr>
        <w:t xml:space="preserve"> </w:t>
      </w:r>
      <w:r w:rsidR="00FB3F08" w:rsidRPr="000F2CDA">
        <w:rPr>
          <w:rFonts w:ascii="Times New Roman" w:hAnsi="Times New Roman" w:cs="Times New Roman"/>
          <w:sz w:val="24"/>
          <w:szCs w:val="24"/>
        </w:rPr>
        <w:t>bands.</w:t>
      </w:r>
    </w:p>
    <w:p w14:paraId="0F3D5917" w14:textId="4CCFF079" w:rsidR="008E2A34" w:rsidRPr="000F2CDA" w:rsidRDefault="008E2A34"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 xml:space="preserve">Attach the pulse </w:t>
      </w:r>
      <w:r w:rsidR="004973FB" w:rsidRPr="000F2CDA">
        <w:rPr>
          <w:rFonts w:ascii="Times New Roman" w:hAnsi="Times New Roman" w:cs="Times New Roman"/>
          <w:sz w:val="24"/>
          <w:szCs w:val="24"/>
        </w:rPr>
        <w:t>oximeter.</w:t>
      </w:r>
    </w:p>
    <w:p w14:paraId="51852B65" w14:textId="7E595DE7" w:rsidR="003B2732" w:rsidRPr="000F2CDA" w:rsidRDefault="00106A7F"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P</w:t>
      </w:r>
      <w:r w:rsidR="003B2732" w:rsidRPr="000F2CDA">
        <w:rPr>
          <w:rFonts w:ascii="Times New Roman" w:hAnsi="Times New Roman" w:cs="Times New Roman"/>
          <w:sz w:val="24"/>
          <w:szCs w:val="24"/>
        </w:rPr>
        <w:t>rep the patient’s legs with alcohol for the EMG electrodes placement. Place the</w:t>
      </w:r>
      <w:r w:rsidRPr="000F2CDA">
        <w:rPr>
          <w:rFonts w:ascii="Times New Roman" w:hAnsi="Times New Roman" w:cs="Times New Roman"/>
          <w:sz w:val="24"/>
          <w:szCs w:val="24"/>
        </w:rPr>
        <w:t xml:space="preserve"> </w:t>
      </w:r>
      <w:r w:rsidR="003B2732" w:rsidRPr="000F2CDA">
        <w:rPr>
          <w:rFonts w:ascii="Times New Roman" w:hAnsi="Times New Roman" w:cs="Times New Roman"/>
          <w:sz w:val="24"/>
          <w:szCs w:val="24"/>
        </w:rPr>
        <w:t>EMG electrodes on the left and right anterior tibialis muscles</w:t>
      </w:r>
      <w:r w:rsidR="004A0476" w:rsidRPr="000F2CDA">
        <w:rPr>
          <w:rFonts w:ascii="Times New Roman" w:hAnsi="Times New Roman" w:cs="Times New Roman"/>
          <w:sz w:val="24"/>
          <w:szCs w:val="24"/>
        </w:rPr>
        <w:t>.</w:t>
      </w:r>
    </w:p>
    <w:p w14:paraId="7CDEA1E5" w14:textId="2BD31F22" w:rsidR="003B2732" w:rsidRPr="000F2CDA" w:rsidRDefault="003B2732"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Place the airflow sensor (thermistor, nasal pressure, end-tidal</w:t>
      </w:r>
      <w:r w:rsidR="00CB0920">
        <w:rPr>
          <w:rFonts w:ascii="Times New Roman" w:hAnsi="Times New Roman" w:cs="Times New Roman"/>
          <w:sz w:val="24"/>
          <w:szCs w:val="24"/>
        </w:rPr>
        <w:t xml:space="preserve"> carbon dioxide (</w:t>
      </w:r>
      <w:r w:rsidR="00CB0920" w:rsidRPr="000F2CDA">
        <w:rPr>
          <w:rFonts w:ascii="Times New Roman" w:hAnsi="Times New Roman" w:cs="Times New Roman"/>
          <w:sz w:val="24"/>
          <w:szCs w:val="24"/>
        </w:rPr>
        <w:t>ET</w:t>
      </w:r>
      <w:r w:rsidRPr="000F2CDA">
        <w:rPr>
          <w:rFonts w:ascii="Times New Roman" w:hAnsi="Times New Roman" w:cs="Times New Roman"/>
          <w:sz w:val="24"/>
          <w:szCs w:val="24"/>
        </w:rPr>
        <w:t>CO</w:t>
      </w:r>
      <w:r w:rsidRPr="000F2CDA">
        <w:rPr>
          <w:rStyle w:val="Subscript"/>
          <w:rFonts w:ascii="Times New Roman" w:hAnsi="Times New Roman" w:cs="Times New Roman"/>
          <w:sz w:val="24"/>
          <w:szCs w:val="24"/>
          <w:vertAlign w:val="baseline"/>
        </w:rPr>
        <w:t>2</w:t>
      </w:r>
      <w:r w:rsidRPr="000F2CDA">
        <w:rPr>
          <w:rFonts w:ascii="Times New Roman" w:hAnsi="Times New Roman" w:cs="Times New Roman"/>
          <w:sz w:val="24"/>
          <w:szCs w:val="24"/>
        </w:rPr>
        <w:t xml:space="preserve">) directly in </w:t>
      </w:r>
      <w:r w:rsidR="00A52320" w:rsidRPr="000F2CDA">
        <w:rPr>
          <w:rFonts w:ascii="Times New Roman" w:hAnsi="Times New Roman" w:cs="Times New Roman"/>
          <w:sz w:val="24"/>
          <w:szCs w:val="24"/>
        </w:rPr>
        <w:t>the path</w:t>
      </w:r>
      <w:r w:rsidRPr="000F2CDA">
        <w:rPr>
          <w:rFonts w:ascii="Times New Roman" w:hAnsi="Times New Roman" w:cs="Times New Roman"/>
          <w:sz w:val="24"/>
          <w:szCs w:val="24"/>
        </w:rPr>
        <w:t xml:space="preserve"> of the patient’s airflow. Secure sensor with tape.</w:t>
      </w:r>
    </w:p>
    <w:p w14:paraId="03F5D717" w14:textId="45C9D90D" w:rsidR="003B2732" w:rsidRPr="000F2CDA" w:rsidRDefault="003B2732"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lastRenderedPageBreak/>
        <w:t xml:space="preserve">Tape the snore microphone on the </w:t>
      </w:r>
      <w:r w:rsidR="004A5853" w:rsidRPr="000F2CDA">
        <w:rPr>
          <w:rFonts w:ascii="Times New Roman" w:hAnsi="Times New Roman" w:cs="Times New Roman"/>
          <w:sz w:val="24"/>
          <w:szCs w:val="24"/>
        </w:rPr>
        <w:t xml:space="preserve">front of the neck left or </w:t>
      </w:r>
      <w:r w:rsidRPr="000F2CDA">
        <w:rPr>
          <w:rFonts w:ascii="Times New Roman" w:hAnsi="Times New Roman" w:cs="Times New Roman"/>
          <w:sz w:val="24"/>
          <w:szCs w:val="24"/>
        </w:rPr>
        <w:t xml:space="preserve">right of the </w:t>
      </w:r>
      <w:r w:rsidR="004A5853" w:rsidRPr="000F2CDA">
        <w:rPr>
          <w:rFonts w:ascii="Times New Roman" w:hAnsi="Times New Roman" w:cs="Times New Roman"/>
          <w:sz w:val="24"/>
          <w:szCs w:val="24"/>
        </w:rPr>
        <w:t>area of thyroid cartilage. (Adam</w:t>
      </w:r>
      <w:r w:rsidR="009D4DE1">
        <w:rPr>
          <w:rFonts w:ascii="Times New Roman" w:hAnsi="Times New Roman" w:cs="Times New Roman"/>
          <w:sz w:val="24"/>
          <w:szCs w:val="24"/>
        </w:rPr>
        <w:t>’</w:t>
      </w:r>
      <w:r w:rsidR="004A5853" w:rsidRPr="000F2CDA">
        <w:rPr>
          <w:rFonts w:ascii="Times New Roman" w:hAnsi="Times New Roman" w:cs="Times New Roman"/>
          <w:sz w:val="24"/>
          <w:szCs w:val="24"/>
        </w:rPr>
        <w:t xml:space="preserve">s apple, in males). </w:t>
      </w:r>
    </w:p>
    <w:p w14:paraId="09493B71" w14:textId="7A239374" w:rsidR="003B2732" w:rsidRPr="000F2CDA" w:rsidRDefault="003B2732"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Connect all patient cables headbox and oximetry probe.</w:t>
      </w:r>
    </w:p>
    <w:p w14:paraId="597A065C" w14:textId="478E7AB1" w:rsidR="003B2732" w:rsidRPr="000F2CDA" w:rsidRDefault="003B2732"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 xml:space="preserve">Instruct patient to lay supine and very still, </w:t>
      </w:r>
      <w:r w:rsidR="00F66B44" w:rsidRPr="000F2CDA">
        <w:rPr>
          <w:rFonts w:ascii="Times New Roman" w:hAnsi="Times New Roman" w:cs="Times New Roman"/>
          <w:sz w:val="24"/>
          <w:szCs w:val="24"/>
        </w:rPr>
        <w:t xml:space="preserve">with </w:t>
      </w:r>
      <w:r w:rsidRPr="000F2CDA">
        <w:rPr>
          <w:rFonts w:ascii="Times New Roman" w:hAnsi="Times New Roman" w:cs="Times New Roman"/>
          <w:sz w:val="24"/>
          <w:szCs w:val="24"/>
        </w:rPr>
        <w:t>eyes open.</w:t>
      </w:r>
    </w:p>
    <w:p w14:paraId="3952ECFC" w14:textId="7D828024" w:rsidR="003B2732" w:rsidRPr="000F2CDA" w:rsidRDefault="003B2732"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 xml:space="preserve">Perform </w:t>
      </w:r>
      <w:proofErr w:type="spellStart"/>
      <w:r w:rsidR="00A84A67" w:rsidRPr="00DD2970">
        <w:rPr>
          <w:rFonts w:ascii="Times New Roman" w:hAnsi="Times New Roman" w:cs="Times New Roman"/>
          <w:sz w:val="24"/>
          <w:szCs w:val="24"/>
        </w:rPr>
        <w:t>biocalibrations</w:t>
      </w:r>
      <w:proofErr w:type="spellEnd"/>
      <w:r w:rsidR="00A84A67" w:rsidRPr="00DD2970">
        <w:rPr>
          <w:rFonts w:ascii="Times New Roman" w:hAnsi="Times New Roman" w:cs="Times New Roman"/>
          <w:sz w:val="24"/>
          <w:szCs w:val="24"/>
        </w:rPr>
        <w:t xml:space="preserve"> </w:t>
      </w:r>
      <w:r w:rsidRPr="000F2CDA">
        <w:rPr>
          <w:rFonts w:ascii="Times New Roman" w:hAnsi="Times New Roman" w:cs="Times New Roman"/>
          <w:sz w:val="24"/>
          <w:szCs w:val="24"/>
        </w:rPr>
        <w:t xml:space="preserve">prior to </w:t>
      </w:r>
      <w:r w:rsidR="00A52078">
        <w:rPr>
          <w:rFonts w:ascii="Times New Roman" w:hAnsi="Times New Roman" w:cs="Times New Roman"/>
          <w:sz w:val="24"/>
          <w:szCs w:val="24"/>
        </w:rPr>
        <w:t>lights-out</w:t>
      </w:r>
      <w:r w:rsidRPr="000F2CDA">
        <w:rPr>
          <w:rFonts w:ascii="Times New Roman" w:hAnsi="Times New Roman" w:cs="Times New Roman"/>
          <w:sz w:val="24"/>
          <w:szCs w:val="24"/>
        </w:rPr>
        <w:t xml:space="preserve"> </w:t>
      </w:r>
      <w:r w:rsidR="00F66B44" w:rsidRPr="000F2CDA">
        <w:rPr>
          <w:rFonts w:ascii="Times New Roman" w:hAnsi="Times New Roman" w:cs="Times New Roman"/>
          <w:sz w:val="24"/>
          <w:szCs w:val="24"/>
        </w:rPr>
        <w:t xml:space="preserve">at night </w:t>
      </w:r>
      <w:r w:rsidRPr="000F2CDA">
        <w:rPr>
          <w:rFonts w:ascii="Times New Roman" w:hAnsi="Times New Roman" w:cs="Times New Roman"/>
          <w:sz w:val="24"/>
          <w:szCs w:val="24"/>
        </w:rPr>
        <w:t>and after lights on</w:t>
      </w:r>
      <w:r w:rsidR="00F66B44" w:rsidRPr="000F2CDA">
        <w:rPr>
          <w:rFonts w:ascii="Times New Roman" w:hAnsi="Times New Roman" w:cs="Times New Roman"/>
          <w:sz w:val="24"/>
          <w:szCs w:val="24"/>
        </w:rPr>
        <w:t xml:space="preserve"> in the</w:t>
      </w:r>
      <w:r w:rsidR="00A52320" w:rsidRPr="000F2CDA">
        <w:rPr>
          <w:rFonts w:ascii="Times New Roman" w:hAnsi="Times New Roman" w:cs="Times New Roman"/>
          <w:sz w:val="24"/>
          <w:szCs w:val="24"/>
        </w:rPr>
        <w:t xml:space="preserve"> </w:t>
      </w:r>
      <w:r w:rsidR="00F66B44" w:rsidRPr="000F2CDA">
        <w:rPr>
          <w:rFonts w:ascii="Times New Roman" w:hAnsi="Times New Roman" w:cs="Times New Roman"/>
          <w:sz w:val="24"/>
          <w:szCs w:val="24"/>
        </w:rPr>
        <w:t>morning.</w:t>
      </w:r>
    </w:p>
    <w:p w14:paraId="3D5A5929" w14:textId="7DC8532C" w:rsidR="003B2732" w:rsidRPr="000F2CDA" w:rsidRDefault="003B2732"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Review</w:t>
      </w:r>
      <w:r w:rsidR="00F66B44" w:rsidRPr="000F2CDA">
        <w:rPr>
          <w:rFonts w:ascii="Times New Roman" w:hAnsi="Times New Roman" w:cs="Times New Roman"/>
          <w:sz w:val="24"/>
          <w:szCs w:val="24"/>
        </w:rPr>
        <w:t xml:space="preserve"> </w:t>
      </w:r>
      <w:r w:rsidR="00A52320" w:rsidRPr="000F2CDA">
        <w:rPr>
          <w:rFonts w:ascii="Times New Roman" w:hAnsi="Times New Roman" w:cs="Times New Roman"/>
          <w:sz w:val="24"/>
          <w:szCs w:val="24"/>
        </w:rPr>
        <w:t>recordings for</w:t>
      </w:r>
      <w:r w:rsidRPr="000F2CDA">
        <w:rPr>
          <w:rFonts w:ascii="Times New Roman" w:hAnsi="Times New Roman" w:cs="Times New Roman"/>
          <w:sz w:val="24"/>
          <w:szCs w:val="24"/>
        </w:rPr>
        <w:t xml:space="preserve"> artifacts, </w:t>
      </w:r>
      <w:r w:rsidR="00F66B44" w:rsidRPr="000F2CDA">
        <w:rPr>
          <w:rFonts w:ascii="Times New Roman" w:hAnsi="Times New Roman" w:cs="Times New Roman"/>
          <w:sz w:val="24"/>
          <w:szCs w:val="24"/>
        </w:rPr>
        <w:t>adjust</w:t>
      </w:r>
      <w:r w:rsidRPr="000F2CDA">
        <w:rPr>
          <w:rFonts w:ascii="Times New Roman" w:hAnsi="Times New Roman" w:cs="Times New Roman"/>
          <w:sz w:val="24"/>
          <w:szCs w:val="24"/>
        </w:rPr>
        <w:t xml:space="preserve"> electrodes/sensors </w:t>
      </w:r>
      <w:r w:rsidR="00F66B44" w:rsidRPr="000F2CDA">
        <w:rPr>
          <w:rFonts w:ascii="Times New Roman" w:hAnsi="Times New Roman" w:cs="Times New Roman"/>
          <w:sz w:val="24"/>
          <w:szCs w:val="24"/>
        </w:rPr>
        <w:t xml:space="preserve">or digital settings </w:t>
      </w:r>
      <w:r w:rsidRPr="000F2CDA">
        <w:rPr>
          <w:rFonts w:ascii="Times New Roman" w:hAnsi="Times New Roman" w:cs="Times New Roman"/>
          <w:sz w:val="24"/>
          <w:szCs w:val="24"/>
        </w:rPr>
        <w:t>as</w:t>
      </w:r>
      <w:r w:rsidR="00A52320" w:rsidRPr="000F2CDA">
        <w:rPr>
          <w:rFonts w:ascii="Times New Roman" w:hAnsi="Times New Roman" w:cs="Times New Roman"/>
          <w:sz w:val="24"/>
          <w:szCs w:val="24"/>
        </w:rPr>
        <w:t xml:space="preserve"> </w:t>
      </w:r>
      <w:r w:rsidRPr="000F2CDA">
        <w:rPr>
          <w:rFonts w:ascii="Times New Roman" w:hAnsi="Times New Roman" w:cs="Times New Roman"/>
          <w:sz w:val="24"/>
          <w:szCs w:val="24"/>
        </w:rPr>
        <w:t>needed.</w:t>
      </w:r>
    </w:p>
    <w:p w14:paraId="4E1B5D06" w14:textId="2888F708" w:rsidR="003B2732" w:rsidRPr="000F2CDA" w:rsidRDefault="003B2732"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If all-night CPAP titration is ordered, fit patient with</w:t>
      </w:r>
      <w:r w:rsidR="00F66B44" w:rsidRPr="000F2CDA">
        <w:rPr>
          <w:rFonts w:ascii="Times New Roman" w:hAnsi="Times New Roman" w:cs="Times New Roman"/>
          <w:sz w:val="24"/>
          <w:szCs w:val="24"/>
        </w:rPr>
        <w:t xml:space="preserve"> an appropriate</w:t>
      </w:r>
      <w:r w:rsidRPr="000F2CDA">
        <w:rPr>
          <w:rFonts w:ascii="Times New Roman" w:hAnsi="Times New Roman" w:cs="Times New Roman"/>
          <w:sz w:val="24"/>
          <w:szCs w:val="24"/>
        </w:rPr>
        <w:t xml:space="preserve"> mask </w:t>
      </w:r>
      <w:r w:rsidR="00A52320" w:rsidRPr="000F2CDA">
        <w:rPr>
          <w:rFonts w:ascii="Times New Roman" w:hAnsi="Times New Roman" w:cs="Times New Roman"/>
          <w:sz w:val="24"/>
          <w:szCs w:val="24"/>
        </w:rPr>
        <w:t>and begin</w:t>
      </w:r>
      <w:r w:rsidRPr="000F2CDA">
        <w:rPr>
          <w:rFonts w:ascii="Times New Roman" w:hAnsi="Times New Roman" w:cs="Times New Roman"/>
          <w:sz w:val="24"/>
          <w:szCs w:val="24"/>
        </w:rPr>
        <w:t xml:space="preserve"> CPAP therapy. See CPAP Titration policy and procedure.</w:t>
      </w:r>
    </w:p>
    <w:p w14:paraId="0ACC94F0" w14:textId="0D3F8990" w:rsidR="003B2732" w:rsidRPr="000F2CDA" w:rsidRDefault="003B2732"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 xml:space="preserve">Instruct patient that </w:t>
      </w:r>
      <w:r w:rsidR="00A52078">
        <w:rPr>
          <w:rFonts w:ascii="Times New Roman" w:hAnsi="Times New Roman" w:cs="Times New Roman"/>
          <w:sz w:val="24"/>
          <w:szCs w:val="24"/>
        </w:rPr>
        <w:t>they</w:t>
      </w:r>
      <w:r w:rsidRPr="000F2CDA">
        <w:rPr>
          <w:rFonts w:ascii="Times New Roman" w:hAnsi="Times New Roman" w:cs="Times New Roman"/>
          <w:sz w:val="24"/>
          <w:szCs w:val="24"/>
        </w:rPr>
        <w:t xml:space="preserve"> may watch TV or read until </w:t>
      </w:r>
      <w:r w:rsidR="00A52078">
        <w:rPr>
          <w:rFonts w:ascii="Times New Roman" w:hAnsi="Times New Roman" w:cs="Times New Roman"/>
          <w:sz w:val="24"/>
          <w:szCs w:val="24"/>
        </w:rPr>
        <w:t>lights-out</w:t>
      </w:r>
      <w:r w:rsidR="00F66B44" w:rsidRPr="000F2CDA">
        <w:rPr>
          <w:rFonts w:ascii="Times New Roman" w:hAnsi="Times New Roman" w:cs="Times New Roman"/>
          <w:sz w:val="24"/>
          <w:szCs w:val="24"/>
        </w:rPr>
        <w:t xml:space="preserve"> at </w:t>
      </w:r>
      <w:r w:rsidR="00A52320" w:rsidRPr="000F2CDA">
        <w:rPr>
          <w:rFonts w:ascii="Times New Roman" w:hAnsi="Times New Roman" w:cs="Times New Roman"/>
          <w:sz w:val="24"/>
          <w:szCs w:val="24"/>
        </w:rPr>
        <w:t>night.</w:t>
      </w:r>
    </w:p>
    <w:p w14:paraId="657A61EC" w14:textId="4F7310CF" w:rsidR="003B2732" w:rsidRPr="000F2CDA" w:rsidRDefault="003B2732"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 xml:space="preserve">If </w:t>
      </w:r>
      <w:r w:rsidR="00EB6A9D" w:rsidRPr="000F2CDA">
        <w:rPr>
          <w:rFonts w:ascii="Times New Roman" w:hAnsi="Times New Roman" w:cs="Times New Roman"/>
          <w:sz w:val="24"/>
          <w:szCs w:val="24"/>
        </w:rPr>
        <w:t>the patient</w:t>
      </w:r>
      <w:r w:rsidRPr="000F2CDA">
        <w:rPr>
          <w:rFonts w:ascii="Times New Roman" w:hAnsi="Times New Roman" w:cs="Times New Roman"/>
          <w:sz w:val="24"/>
          <w:szCs w:val="24"/>
        </w:rPr>
        <w:t xml:space="preserve"> wants to go to sleep, </w:t>
      </w:r>
      <w:r w:rsidR="00A52320" w:rsidRPr="000F2CDA">
        <w:rPr>
          <w:rFonts w:ascii="Times New Roman" w:hAnsi="Times New Roman" w:cs="Times New Roman"/>
          <w:sz w:val="24"/>
          <w:szCs w:val="24"/>
        </w:rPr>
        <w:t>the lights</w:t>
      </w:r>
      <w:r w:rsidRPr="000F2CDA">
        <w:rPr>
          <w:rFonts w:ascii="Times New Roman" w:hAnsi="Times New Roman" w:cs="Times New Roman"/>
          <w:sz w:val="24"/>
          <w:szCs w:val="24"/>
        </w:rPr>
        <w:t xml:space="preserve"> are turned off.</w:t>
      </w:r>
    </w:p>
    <w:p w14:paraId="230B976B" w14:textId="75921EF9" w:rsidR="003B2732" w:rsidRPr="000F2CDA" w:rsidRDefault="003B2732"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Begin testing.</w:t>
      </w:r>
    </w:p>
    <w:p w14:paraId="75F309D4" w14:textId="598D104F" w:rsidR="00F66B44" w:rsidRPr="000F2CDA" w:rsidRDefault="003B2732"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 xml:space="preserve">Enter tags into </w:t>
      </w:r>
      <w:r w:rsidR="00EB6A9D" w:rsidRPr="000F2CDA">
        <w:rPr>
          <w:rFonts w:ascii="Times New Roman" w:hAnsi="Times New Roman" w:cs="Times New Roman"/>
          <w:sz w:val="24"/>
          <w:szCs w:val="24"/>
        </w:rPr>
        <w:t>the computer</w:t>
      </w:r>
      <w:r w:rsidRPr="000F2CDA">
        <w:rPr>
          <w:rFonts w:ascii="Times New Roman" w:hAnsi="Times New Roman" w:cs="Times New Roman"/>
          <w:sz w:val="24"/>
          <w:szCs w:val="24"/>
        </w:rPr>
        <w:t xml:space="preserve">; </w:t>
      </w:r>
      <w:r w:rsidR="00A52078" w:rsidRPr="00DD2970">
        <w:rPr>
          <w:rFonts w:ascii="Times New Roman" w:hAnsi="Times New Roman" w:cs="Times New Roman"/>
          <w:sz w:val="24"/>
          <w:szCs w:val="24"/>
        </w:rPr>
        <w:t>lights</w:t>
      </w:r>
      <w:r w:rsidR="00A52078">
        <w:rPr>
          <w:rFonts w:ascii="Times New Roman" w:hAnsi="Times New Roman" w:cs="Times New Roman"/>
          <w:sz w:val="24"/>
          <w:szCs w:val="24"/>
        </w:rPr>
        <w:t>-</w:t>
      </w:r>
      <w:r w:rsidR="00A52078" w:rsidRPr="00DD2970">
        <w:rPr>
          <w:rFonts w:ascii="Times New Roman" w:hAnsi="Times New Roman" w:cs="Times New Roman"/>
          <w:sz w:val="24"/>
          <w:szCs w:val="24"/>
        </w:rPr>
        <w:t>out</w:t>
      </w:r>
      <w:r w:rsidRPr="000F2CDA">
        <w:rPr>
          <w:rFonts w:ascii="Times New Roman" w:hAnsi="Times New Roman" w:cs="Times New Roman"/>
          <w:sz w:val="24"/>
          <w:szCs w:val="24"/>
        </w:rPr>
        <w:t>, body position, etc.</w:t>
      </w:r>
      <w:r w:rsidR="00A52078">
        <w:rPr>
          <w:rFonts w:ascii="Times New Roman" w:hAnsi="Times New Roman" w:cs="Times New Roman"/>
          <w:sz w:val="24"/>
          <w:szCs w:val="24"/>
        </w:rPr>
        <w:t>,</w:t>
      </w:r>
      <w:r w:rsidRPr="000F2CDA">
        <w:rPr>
          <w:rFonts w:ascii="Times New Roman" w:hAnsi="Times New Roman" w:cs="Times New Roman"/>
          <w:sz w:val="24"/>
          <w:szCs w:val="24"/>
        </w:rPr>
        <w:t xml:space="preserve"> every 30 minutes </w:t>
      </w:r>
      <w:r w:rsidR="00F66B44" w:rsidRPr="000F2CDA">
        <w:rPr>
          <w:rFonts w:ascii="Times New Roman" w:hAnsi="Times New Roman" w:cs="Times New Roman"/>
          <w:sz w:val="24"/>
          <w:szCs w:val="24"/>
        </w:rPr>
        <w:t xml:space="preserve">or in </w:t>
      </w:r>
      <w:r w:rsidR="00570BD9" w:rsidRPr="000F2CDA">
        <w:rPr>
          <w:rFonts w:ascii="Times New Roman" w:hAnsi="Times New Roman" w:cs="Times New Roman"/>
          <w:sz w:val="24"/>
          <w:szCs w:val="24"/>
        </w:rPr>
        <w:t>response</w:t>
      </w:r>
      <w:r w:rsidR="00F66B44" w:rsidRPr="000F2CDA">
        <w:rPr>
          <w:rFonts w:ascii="Times New Roman" w:hAnsi="Times New Roman" w:cs="Times New Roman"/>
          <w:sz w:val="24"/>
          <w:szCs w:val="24"/>
        </w:rPr>
        <w:t xml:space="preserve"> to all atypical events. </w:t>
      </w:r>
    </w:p>
    <w:p w14:paraId="05CB1792" w14:textId="52CB0AE5" w:rsidR="00F66B44" w:rsidRPr="000F2CDA" w:rsidRDefault="00F66B44"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 xml:space="preserve">Patients will be awakened at the end of study. </w:t>
      </w:r>
    </w:p>
    <w:p w14:paraId="04D3B6AE" w14:textId="13B78CFB" w:rsidR="00F66B44" w:rsidRPr="000F2CDA" w:rsidRDefault="00F66B44"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 xml:space="preserve">Patients will be given an </w:t>
      </w:r>
      <w:r w:rsidR="00A52078" w:rsidRPr="00DD2970">
        <w:rPr>
          <w:rFonts w:ascii="Times New Roman" w:hAnsi="Times New Roman" w:cs="Times New Roman"/>
          <w:sz w:val="24"/>
          <w:szCs w:val="24"/>
        </w:rPr>
        <w:t>end</w:t>
      </w:r>
      <w:r w:rsidR="00A52078">
        <w:rPr>
          <w:rFonts w:ascii="Times New Roman" w:hAnsi="Times New Roman" w:cs="Times New Roman"/>
          <w:sz w:val="24"/>
          <w:szCs w:val="24"/>
        </w:rPr>
        <w:t>-</w:t>
      </w:r>
      <w:r w:rsidR="00A52078" w:rsidRPr="00DD2970">
        <w:rPr>
          <w:rFonts w:ascii="Times New Roman" w:hAnsi="Times New Roman" w:cs="Times New Roman"/>
          <w:sz w:val="24"/>
          <w:szCs w:val="24"/>
        </w:rPr>
        <w:t>of</w:t>
      </w:r>
      <w:r w:rsidR="00A52078">
        <w:rPr>
          <w:rFonts w:ascii="Times New Roman" w:hAnsi="Times New Roman" w:cs="Times New Roman"/>
          <w:sz w:val="24"/>
          <w:szCs w:val="24"/>
        </w:rPr>
        <w:t>-</w:t>
      </w:r>
      <w:r w:rsidR="00A52078" w:rsidRPr="00DD2970">
        <w:rPr>
          <w:rFonts w:ascii="Times New Roman" w:hAnsi="Times New Roman" w:cs="Times New Roman"/>
          <w:sz w:val="24"/>
          <w:szCs w:val="24"/>
        </w:rPr>
        <w:t xml:space="preserve">study </w:t>
      </w:r>
      <w:r w:rsidRPr="000F2CDA">
        <w:rPr>
          <w:rFonts w:ascii="Times New Roman" w:hAnsi="Times New Roman" w:cs="Times New Roman"/>
          <w:sz w:val="24"/>
          <w:szCs w:val="24"/>
        </w:rPr>
        <w:t>questionnaire.</w:t>
      </w:r>
    </w:p>
    <w:p w14:paraId="57ACA36C" w14:textId="7439DA1B" w:rsidR="00F66B44" w:rsidRPr="000F2CDA" w:rsidRDefault="00F66B44"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Patients will be allowed to shower if desired.</w:t>
      </w:r>
    </w:p>
    <w:p w14:paraId="3205797F" w14:textId="03A82A57" w:rsidR="00F66B44" w:rsidRPr="000F2CDA" w:rsidRDefault="00F66B44"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 xml:space="preserve">Patients who are to undergo a </w:t>
      </w:r>
      <w:r w:rsidR="00A52078">
        <w:rPr>
          <w:rFonts w:ascii="Times New Roman" w:hAnsi="Times New Roman" w:cs="Times New Roman"/>
          <w:sz w:val="24"/>
          <w:szCs w:val="24"/>
        </w:rPr>
        <w:t>multiple sleep latency test (</w:t>
      </w:r>
      <w:r w:rsidRPr="000F2CDA">
        <w:rPr>
          <w:rFonts w:ascii="Times New Roman" w:hAnsi="Times New Roman" w:cs="Times New Roman"/>
          <w:sz w:val="24"/>
          <w:szCs w:val="24"/>
        </w:rPr>
        <w:t>MSLT</w:t>
      </w:r>
      <w:r w:rsidR="00A52078">
        <w:rPr>
          <w:rFonts w:ascii="Times New Roman" w:hAnsi="Times New Roman" w:cs="Times New Roman"/>
          <w:sz w:val="24"/>
          <w:szCs w:val="24"/>
        </w:rPr>
        <w:t>)</w:t>
      </w:r>
      <w:r w:rsidRPr="000F2CDA">
        <w:rPr>
          <w:rFonts w:ascii="Times New Roman" w:hAnsi="Times New Roman" w:cs="Times New Roman"/>
          <w:sz w:val="24"/>
          <w:szCs w:val="24"/>
        </w:rPr>
        <w:t xml:space="preserve"> will be handed off to the day technician.</w:t>
      </w:r>
    </w:p>
    <w:p w14:paraId="63456431" w14:textId="2F963FD5" w:rsidR="00F66B44" w:rsidRPr="000F2CDA" w:rsidRDefault="00F66B44"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 xml:space="preserve">Room and equipment will be processed for the next patient per the infection control </w:t>
      </w:r>
      <w:r w:rsidR="00377A65" w:rsidRPr="000F2CDA">
        <w:rPr>
          <w:rFonts w:ascii="Times New Roman" w:hAnsi="Times New Roman" w:cs="Times New Roman"/>
          <w:sz w:val="24"/>
          <w:szCs w:val="24"/>
        </w:rPr>
        <w:t xml:space="preserve">policy. </w:t>
      </w:r>
    </w:p>
    <w:p w14:paraId="24CEEA1E" w14:textId="20676C9E" w:rsidR="00C86C5F" w:rsidRPr="000F2CDA" w:rsidRDefault="00377A65" w:rsidP="00931943">
      <w:pPr>
        <w:pStyle w:val="Body-BodyCopyNoSpacing"/>
        <w:numPr>
          <w:ilvl w:val="1"/>
          <w:numId w:val="5"/>
        </w:numPr>
        <w:rPr>
          <w:rFonts w:ascii="Times New Roman" w:hAnsi="Times New Roman" w:cs="Times New Roman"/>
          <w:sz w:val="24"/>
          <w:szCs w:val="24"/>
        </w:rPr>
      </w:pPr>
      <w:r w:rsidRPr="000F2CDA">
        <w:rPr>
          <w:rFonts w:ascii="Times New Roman" w:hAnsi="Times New Roman" w:cs="Times New Roman"/>
          <w:sz w:val="24"/>
          <w:szCs w:val="24"/>
        </w:rPr>
        <w:t>Final interpretation</w:t>
      </w:r>
      <w:r w:rsidR="003B2732" w:rsidRPr="000F2CDA">
        <w:rPr>
          <w:rFonts w:ascii="Times New Roman" w:hAnsi="Times New Roman" w:cs="Times New Roman"/>
          <w:sz w:val="24"/>
          <w:szCs w:val="24"/>
        </w:rPr>
        <w:t xml:space="preserve"> will be completed by an appropriately licensed physician and</w:t>
      </w:r>
      <w:r w:rsidR="00835D14" w:rsidRPr="000F2CDA">
        <w:rPr>
          <w:rFonts w:ascii="Times New Roman" w:hAnsi="Times New Roman" w:cs="Times New Roman"/>
          <w:sz w:val="24"/>
          <w:szCs w:val="24"/>
        </w:rPr>
        <w:t xml:space="preserve"> </w:t>
      </w:r>
      <w:r w:rsidR="003B2732" w:rsidRPr="000F2CDA">
        <w:rPr>
          <w:rFonts w:ascii="Times New Roman" w:hAnsi="Times New Roman" w:cs="Times New Roman"/>
          <w:sz w:val="24"/>
          <w:szCs w:val="24"/>
        </w:rPr>
        <w:t xml:space="preserve">will be reviewed by an individual </w:t>
      </w:r>
      <w:r w:rsidR="001D362C" w:rsidRPr="00DD2970">
        <w:rPr>
          <w:rFonts w:ascii="Times New Roman" w:hAnsi="Times New Roman" w:cs="Times New Roman"/>
          <w:sz w:val="24"/>
          <w:szCs w:val="24"/>
        </w:rPr>
        <w:t>board</w:t>
      </w:r>
      <w:r w:rsidR="001D362C">
        <w:rPr>
          <w:rFonts w:ascii="Times New Roman" w:hAnsi="Times New Roman" w:cs="Times New Roman"/>
          <w:sz w:val="24"/>
          <w:szCs w:val="24"/>
        </w:rPr>
        <w:t>-</w:t>
      </w:r>
      <w:r w:rsidR="001D362C" w:rsidRPr="00DD2970">
        <w:rPr>
          <w:rFonts w:ascii="Times New Roman" w:hAnsi="Times New Roman" w:cs="Times New Roman"/>
          <w:sz w:val="24"/>
          <w:szCs w:val="24"/>
        </w:rPr>
        <w:t xml:space="preserve">certified </w:t>
      </w:r>
      <w:r w:rsidR="003B2732" w:rsidRPr="000F2CDA">
        <w:rPr>
          <w:rFonts w:ascii="Times New Roman" w:hAnsi="Times New Roman" w:cs="Times New Roman"/>
          <w:sz w:val="24"/>
          <w:szCs w:val="24"/>
        </w:rPr>
        <w:t>in sleep medicine.</w:t>
      </w:r>
    </w:p>
    <w:p w14:paraId="5A41D399" w14:textId="41DD1B06" w:rsidR="00034589" w:rsidRPr="000F2CDA" w:rsidRDefault="00034589" w:rsidP="00B27922">
      <w:pPr>
        <w:pStyle w:val="Body-BodyCopyNoSpacing"/>
        <w:rPr>
          <w:rFonts w:ascii="Times New Roman" w:hAnsi="Times New Roman" w:cs="Times New Roman"/>
          <w:sz w:val="24"/>
          <w:szCs w:val="24"/>
        </w:rPr>
      </w:pPr>
    </w:p>
    <w:sectPr w:rsidR="00034589" w:rsidRPr="000F2CDA" w:rsidSect="00C23A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E73C76"/>
    <w:multiLevelType w:val="multilevel"/>
    <w:tmpl w:val="6AB081B6"/>
    <w:lvl w:ilvl="0">
      <w:start w:val="1"/>
      <w:numFmt w:val="decimal"/>
      <w:pStyle w:val="Body-NumList"/>
      <w:lvlText w:val="%1."/>
      <w:lvlJc w:val="left"/>
      <w:pPr>
        <w:ind w:left="540" w:hanging="27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A6C4D97"/>
    <w:multiLevelType w:val="hybridMultilevel"/>
    <w:tmpl w:val="9DAEB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7A61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F1F536C"/>
    <w:multiLevelType w:val="singleLevel"/>
    <w:tmpl w:val="1E064E46"/>
    <w:lvl w:ilvl="0">
      <w:numFmt w:val="bullet"/>
      <w:pStyle w:val="BulletedLists-BulletedList"/>
      <w:lvlText w:val="•"/>
      <w:lvlJc w:val="left"/>
      <w:pPr>
        <w:ind w:left="540" w:hanging="270"/>
      </w:pPr>
    </w:lvl>
  </w:abstractNum>
  <w:num w:numId="1" w16cid:durableId="636111249">
    <w:abstractNumId w:val="3"/>
  </w:num>
  <w:num w:numId="2" w16cid:durableId="1856528719">
    <w:abstractNumId w:val="0"/>
  </w:num>
  <w:num w:numId="3" w16cid:durableId="1771117781">
    <w:abstractNumId w:val="1"/>
  </w:num>
  <w:num w:numId="4" w16cid:durableId="536695595">
    <w:abstractNumId w:val="2"/>
  </w:num>
  <w:num w:numId="5" w16cid:durableId="1756786388">
    <w:abstractNumId w:val="2"/>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Paprocki">
    <w15:presenceInfo w15:providerId="AD" w15:userId="S::kpaprocki@aasm.org::c6ffc4c9-b2ee-49cf-b61f-7ea41e82a9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732"/>
    <w:rsid w:val="000215EC"/>
    <w:rsid w:val="00034589"/>
    <w:rsid w:val="0004794D"/>
    <w:rsid w:val="00065599"/>
    <w:rsid w:val="0009652C"/>
    <w:rsid w:val="000F15F2"/>
    <w:rsid w:val="000F2CDA"/>
    <w:rsid w:val="00100A6C"/>
    <w:rsid w:val="001010E8"/>
    <w:rsid w:val="00103AE1"/>
    <w:rsid w:val="00106A7F"/>
    <w:rsid w:val="00111474"/>
    <w:rsid w:val="00127827"/>
    <w:rsid w:val="001460C2"/>
    <w:rsid w:val="00161463"/>
    <w:rsid w:val="001B1234"/>
    <w:rsid w:val="001B40DC"/>
    <w:rsid w:val="001D362C"/>
    <w:rsid w:val="001E5864"/>
    <w:rsid w:val="00201D21"/>
    <w:rsid w:val="00213312"/>
    <w:rsid w:val="00221598"/>
    <w:rsid w:val="0022360F"/>
    <w:rsid w:val="00246C19"/>
    <w:rsid w:val="00250863"/>
    <w:rsid w:val="002547B3"/>
    <w:rsid w:val="002A0EF6"/>
    <w:rsid w:val="002C3DE5"/>
    <w:rsid w:val="002E75E1"/>
    <w:rsid w:val="00322526"/>
    <w:rsid w:val="00372364"/>
    <w:rsid w:val="00377A65"/>
    <w:rsid w:val="003823D4"/>
    <w:rsid w:val="003B2732"/>
    <w:rsid w:val="004062E5"/>
    <w:rsid w:val="00411BCB"/>
    <w:rsid w:val="00454C54"/>
    <w:rsid w:val="0048585A"/>
    <w:rsid w:val="004973FB"/>
    <w:rsid w:val="004A0476"/>
    <w:rsid w:val="004A45DF"/>
    <w:rsid w:val="004A5853"/>
    <w:rsid w:val="004B2A7A"/>
    <w:rsid w:val="004C309B"/>
    <w:rsid w:val="004E0C1B"/>
    <w:rsid w:val="004E6724"/>
    <w:rsid w:val="0050543D"/>
    <w:rsid w:val="00537171"/>
    <w:rsid w:val="0055659D"/>
    <w:rsid w:val="00563A9F"/>
    <w:rsid w:val="00570BD9"/>
    <w:rsid w:val="005802A2"/>
    <w:rsid w:val="00587BFA"/>
    <w:rsid w:val="00594401"/>
    <w:rsid w:val="005A3EDF"/>
    <w:rsid w:val="005D1261"/>
    <w:rsid w:val="006723EE"/>
    <w:rsid w:val="00683160"/>
    <w:rsid w:val="006B4425"/>
    <w:rsid w:val="00707553"/>
    <w:rsid w:val="00747A3D"/>
    <w:rsid w:val="007561E7"/>
    <w:rsid w:val="007A5DA7"/>
    <w:rsid w:val="007B45DB"/>
    <w:rsid w:val="007D1AFD"/>
    <w:rsid w:val="00835D14"/>
    <w:rsid w:val="00851136"/>
    <w:rsid w:val="00851689"/>
    <w:rsid w:val="0087064E"/>
    <w:rsid w:val="0088113A"/>
    <w:rsid w:val="008D13EA"/>
    <w:rsid w:val="008D1E23"/>
    <w:rsid w:val="008E2A34"/>
    <w:rsid w:val="00917BE8"/>
    <w:rsid w:val="00931943"/>
    <w:rsid w:val="00937EBA"/>
    <w:rsid w:val="0095094F"/>
    <w:rsid w:val="009A6701"/>
    <w:rsid w:val="009D4DE1"/>
    <w:rsid w:val="009E2493"/>
    <w:rsid w:val="00A20770"/>
    <w:rsid w:val="00A27902"/>
    <w:rsid w:val="00A52078"/>
    <w:rsid w:val="00A52320"/>
    <w:rsid w:val="00A63061"/>
    <w:rsid w:val="00A82E68"/>
    <w:rsid w:val="00A84A67"/>
    <w:rsid w:val="00AA40B2"/>
    <w:rsid w:val="00AC13AD"/>
    <w:rsid w:val="00AC478B"/>
    <w:rsid w:val="00AE3306"/>
    <w:rsid w:val="00AE5BD3"/>
    <w:rsid w:val="00AF4452"/>
    <w:rsid w:val="00B00E42"/>
    <w:rsid w:val="00B27922"/>
    <w:rsid w:val="00BB2EA4"/>
    <w:rsid w:val="00BC0D20"/>
    <w:rsid w:val="00BD419D"/>
    <w:rsid w:val="00C23A9B"/>
    <w:rsid w:val="00C40355"/>
    <w:rsid w:val="00C64B09"/>
    <w:rsid w:val="00C821F7"/>
    <w:rsid w:val="00C86C5F"/>
    <w:rsid w:val="00C93DD2"/>
    <w:rsid w:val="00CB0920"/>
    <w:rsid w:val="00CC4924"/>
    <w:rsid w:val="00CD2C56"/>
    <w:rsid w:val="00CF3F81"/>
    <w:rsid w:val="00CF5C2A"/>
    <w:rsid w:val="00D43A7C"/>
    <w:rsid w:val="00D60A53"/>
    <w:rsid w:val="00DB1A84"/>
    <w:rsid w:val="00DC1297"/>
    <w:rsid w:val="00DC451C"/>
    <w:rsid w:val="00DE7AAC"/>
    <w:rsid w:val="00E01EA5"/>
    <w:rsid w:val="00E42ACB"/>
    <w:rsid w:val="00E86C49"/>
    <w:rsid w:val="00E936AC"/>
    <w:rsid w:val="00EB0F7F"/>
    <w:rsid w:val="00EB6A9D"/>
    <w:rsid w:val="00EF4345"/>
    <w:rsid w:val="00EF702A"/>
    <w:rsid w:val="00F06C00"/>
    <w:rsid w:val="00F21FEB"/>
    <w:rsid w:val="00F27149"/>
    <w:rsid w:val="00F435DA"/>
    <w:rsid w:val="00F53498"/>
    <w:rsid w:val="00F66B44"/>
    <w:rsid w:val="00F7586F"/>
    <w:rsid w:val="00F91620"/>
    <w:rsid w:val="00FB3F08"/>
    <w:rsid w:val="00FB7987"/>
    <w:rsid w:val="00FD11A3"/>
    <w:rsid w:val="00FD3B69"/>
    <w:rsid w:val="00FD7F3D"/>
    <w:rsid w:val="7652E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8D092"/>
  <w15:chartTrackingRefBased/>
  <w15:docId w15:val="{394DF350-55E1-4C4D-872C-A81386178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rsid w:val="003B2732"/>
    <w:pPr>
      <w:spacing w:after="270" w:line="280" w:lineRule="exact"/>
    </w:pPr>
    <w:rPr>
      <w:rFonts w:ascii="Arial" w:eastAsia="Times New Roman" w:hAnsi="Arial" w:cs="Arial"/>
      <w:kern w:val="0"/>
      <w:szCs w:val="20"/>
      <w14:ligatures w14:val="none"/>
    </w:rPr>
  </w:style>
  <w:style w:type="paragraph" w:customStyle="1" w:styleId="Body-BodyCopyNoSpacing">
    <w:name w:val="Body-&gt;Body Copy No Spacing"/>
    <w:basedOn w:val="Body-BodyCopy"/>
    <w:qFormat/>
    <w:rsid w:val="003B2732"/>
    <w:pPr>
      <w:spacing w:after="90"/>
    </w:pPr>
  </w:style>
  <w:style w:type="paragraph" w:customStyle="1" w:styleId="Body-BodyRuleAbove">
    <w:name w:val="Body-&gt;Body Rule Above"/>
    <w:basedOn w:val="Body-BodyCopy"/>
    <w:qFormat/>
    <w:rsid w:val="003B2732"/>
    <w:pPr>
      <w:pBdr>
        <w:top w:val="single" w:sz="8" w:space="0" w:color="auto"/>
      </w:pBdr>
      <w:spacing w:before="180"/>
    </w:pPr>
  </w:style>
  <w:style w:type="paragraph" w:customStyle="1" w:styleId="Body-BodyRuleBelow">
    <w:name w:val="Body-&gt;Body Rule Below"/>
    <w:basedOn w:val="Body-BodyCopy"/>
    <w:qFormat/>
    <w:rsid w:val="003B2732"/>
    <w:pPr>
      <w:pBdr>
        <w:bottom w:val="single" w:sz="8" w:space="0" w:color="auto"/>
      </w:pBdr>
      <w:spacing w:after="720"/>
    </w:pPr>
  </w:style>
  <w:style w:type="paragraph" w:customStyle="1" w:styleId="Body-BodySpaceBefore">
    <w:name w:val="Body-&gt;Body Space Before"/>
    <w:basedOn w:val="Body-BodyCopy"/>
    <w:qFormat/>
    <w:rsid w:val="003B2732"/>
    <w:pPr>
      <w:spacing w:before="180"/>
    </w:pPr>
  </w:style>
  <w:style w:type="paragraph" w:customStyle="1" w:styleId="Body-NumList">
    <w:name w:val="Body-&gt;Num List"/>
    <w:basedOn w:val="Body-BodyCopy"/>
    <w:next w:val="Body-BodySpaceBefore"/>
    <w:qFormat/>
    <w:rsid w:val="003B2732"/>
    <w:pPr>
      <w:numPr>
        <w:numId w:val="2"/>
      </w:numPr>
      <w:spacing w:after="90"/>
    </w:pPr>
  </w:style>
  <w:style w:type="paragraph" w:customStyle="1" w:styleId="Body-SectionIntrowRule-BodyBodyItalic">
    <w:name w:val="Body-&gt;Section Intro w/ Rule - Body Body Italic"/>
    <w:basedOn w:val="Body-BodyCopy"/>
    <w:qFormat/>
    <w:rsid w:val="003B2732"/>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rsid w:val="003B2732"/>
    <w:pPr>
      <w:numPr>
        <w:numId w:val="1"/>
      </w:numPr>
      <w:spacing w:after="90"/>
    </w:pPr>
  </w:style>
  <w:style w:type="paragraph" w:customStyle="1" w:styleId="Headings-H4-BodySubhead">
    <w:name w:val="Headings-&gt;H4 - Body Subhead"/>
    <w:basedOn w:val="Body-BodyCopy"/>
    <w:qFormat/>
    <w:rsid w:val="003B2732"/>
    <w:pPr>
      <w:spacing w:before="90" w:after="360"/>
    </w:pPr>
    <w:rPr>
      <w:b/>
      <w:caps/>
      <w:color w:val="FFFFFF"/>
    </w:rPr>
  </w:style>
  <w:style w:type="paragraph" w:customStyle="1" w:styleId="Headings-H4-SampleBodySubhead">
    <w:name w:val="Headings-&gt;H4 - Sample Body Subhead"/>
    <w:basedOn w:val="Headings-H4-BodySubhead"/>
    <w:qFormat/>
    <w:rsid w:val="003B2732"/>
    <w:rPr>
      <w:rFonts w:ascii="Arial Black" w:hAnsi="Arial Black" w:cs="Arial Black"/>
      <w:b w:val="0"/>
      <w:color w:val="45CAFB"/>
    </w:rPr>
  </w:style>
  <w:style w:type="paragraph" w:customStyle="1" w:styleId="Headings-H5SampleExplanationCopy">
    <w:name w:val="Headings-&gt;H5 Sample/Explanation Copy"/>
    <w:basedOn w:val="Body-BodyCopy"/>
    <w:qFormat/>
    <w:rsid w:val="003B2732"/>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rsid w:val="003B2732"/>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rsid w:val="003B2732"/>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rsid w:val="003B2732"/>
    <w:pPr>
      <w:numPr>
        <w:ilvl w:val="2"/>
        <w:numId w:val="2"/>
      </w:numPr>
    </w:pPr>
  </w:style>
  <w:style w:type="paragraph" w:customStyle="1" w:styleId="SampleListStyles-SampleNumListTier4">
    <w:name w:val="Sample List Styles-&gt;Sample Num List Tier 4"/>
    <w:basedOn w:val="SampleListStyles-SampleNumListTier1Start"/>
    <w:qFormat/>
    <w:rsid w:val="003B2732"/>
    <w:pPr>
      <w:numPr>
        <w:ilvl w:val="3"/>
        <w:numId w:val="2"/>
      </w:numPr>
    </w:pPr>
  </w:style>
  <w:style w:type="paragraph" w:customStyle="1" w:styleId="Headings-H3-SectionSubhead">
    <w:name w:val="Headings-&gt;H3 - Section Subhead"/>
    <w:qFormat/>
    <w:rsid w:val="003B2732"/>
    <w:pPr>
      <w:spacing w:after="270" w:line="320" w:lineRule="exact"/>
      <w:jc w:val="center"/>
    </w:pPr>
    <w:rPr>
      <w:rFonts w:ascii="Arial" w:eastAsia="Times New Roman" w:hAnsi="Arial" w:cs="Arial"/>
      <w:b/>
      <w:caps/>
      <w:color w:val="FF842D"/>
      <w:kern w:val="0"/>
      <w:sz w:val="28"/>
      <w:szCs w:val="20"/>
      <w14:ligatures w14:val="none"/>
    </w:rPr>
  </w:style>
  <w:style w:type="paragraph" w:customStyle="1" w:styleId="SampleListStyles-SampleNumListTier2Start">
    <w:name w:val="Sample List Styles-&gt;Sample Num List Tier 2 Start"/>
    <w:qFormat/>
    <w:rsid w:val="003B2732"/>
    <w:pPr>
      <w:numPr>
        <w:ilvl w:val="1"/>
        <w:numId w:val="2"/>
      </w:numPr>
      <w:tabs>
        <w:tab w:val="left" w:pos="0"/>
        <w:tab w:val="left" w:pos="540"/>
      </w:tabs>
      <w:spacing w:after="90" w:line="280" w:lineRule="exact"/>
    </w:pPr>
    <w:rPr>
      <w:rFonts w:ascii="Arial" w:eastAsia="Times New Roman" w:hAnsi="Arial" w:cs="Arial"/>
      <w:kern w:val="0"/>
      <w:szCs w:val="20"/>
      <w14:ligatures w14:val="none"/>
    </w:rPr>
  </w:style>
  <w:style w:type="character" w:customStyle="1" w:styleId="BoldBlue">
    <w:name w:val="Bold Blue"/>
    <w:qFormat/>
    <w:rsid w:val="003B2732"/>
    <w:rPr>
      <w:b/>
      <w:color w:val="00667C"/>
    </w:rPr>
  </w:style>
  <w:style w:type="character" w:customStyle="1" w:styleId="Italic">
    <w:name w:val="Italic"/>
    <w:qFormat/>
    <w:rsid w:val="003B2732"/>
    <w:rPr>
      <w:i/>
    </w:rPr>
  </w:style>
  <w:style w:type="character" w:customStyle="1" w:styleId="Subscript">
    <w:name w:val="Subscript"/>
    <w:qFormat/>
    <w:rsid w:val="003B2732"/>
    <w:rPr>
      <w:vertAlign w:val="subscript"/>
    </w:rPr>
  </w:style>
  <w:style w:type="paragraph" w:styleId="Revision">
    <w:name w:val="Revision"/>
    <w:hidden/>
    <w:uiPriority w:val="99"/>
    <w:semiHidden/>
    <w:rsid w:val="002547B3"/>
    <w:pPr>
      <w:spacing w:after="0" w:line="240" w:lineRule="auto"/>
    </w:pPr>
  </w:style>
  <w:style w:type="character" w:styleId="CommentReference">
    <w:name w:val="annotation reference"/>
    <w:basedOn w:val="DefaultParagraphFont"/>
    <w:uiPriority w:val="99"/>
    <w:semiHidden/>
    <w:unhideWhenUsed/>
    <w:rsid w:val="004A45DF"/>
    <w:rPr>
      <w:sz w:val="16"/>
      <w:szCs w:val="16"/>
    </w:rPr>
  </w:style>
  <w:style w:type="paragraph" w:styleId="CommentText">
    <w:name w:val="annotation text"/>
    <w:basedOn w:val="Normal"/>
    <w:link w:val="CommentTextChar"/>
    <w:uiPriority w:val="99"/>
    <w:unhideWhenUsed/>
    <w:rsid w:val="004A45DF"/>
    <w:pPr>
      <w:spacing w:line="240" w:lineRule="auto"/>
    </w:pPr>
    <w:rPr>
      <w:sz w:val="20"/>
      <w:szCs w:val="20"/>
    </w:rPr>
  </w:style>
  <w:style w:type="character" w:customStyle="1" w:styleId="CommentTextChar">
    <w:name w:val="Comment Text Char"/>
    <w:basedOn w:val="DefaultParagraphFont"/>
    <w:link w:val="CommentText"/>
    <w:uiPriority w:val="99"/>
    <w:rsid w:val="004A45DF"/>
    <w:rPr>
      <w:sz w:val="20"/>
      <w:szCs w:val="20"/>
    </w:rPr>
  </w:style>
  <w:style w:type="paragraph" w:styleId="CommentSubject">
    <w:name w:val="annotation subject"/>
    <w:basedOn w:val="CommentText"/>
    <w:next w:val="CommentText"/>
    <w:link w:val="CommentSubjectChar"/>
    <w:uiPriority w:val="99"/>
    <w:semiHidden/>
    <w:unhideWhenUsed/>
    <w:rsid w:val="004A45DF"/>
    <w:rPr>
      <w:b/>
      <w:bCs/>
    </w:rPr>
  </w:style>
  <w:style w:type="character" w:customStyle="1" w:styleId="CommentSubjectChar">
    <w:name w:val="Comment Subject Char"/>
    <w:basedOn w:val="CommentTextChar"/>
    <w:link w:val="CommentSubject"/>
    <w:uiPriority w:val="99"/>
    <w:semiHidden/>
    <w:rsid w:val="004A45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507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microsoft.com/office/2011/relationships/people" Target="people.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6F72F7-0878-4D6C-995A-68CDBE4595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5F8597-BF42-4D61-89F0-395ABB3DC034}">
  <ds:schemaRefs>
    <ds:schemaRef ds:uri="http://schemas.openxmlformats.org/officeDocument/2006/bibliography"/>
  </ds:schemaRefs>
</ds:datastoreItem>
</file>

<file path=customXml/itemProps3.xml><?xml version="1.0" encoding="utf-8"?>
<ds:datastoreItem xmlns:ds="http://schemas.openxmlformats.org/officeDocument/2006/customXml" ds:itemID="{7C3B3217-64F5-443B-B10E-45CD31EA0FA5}">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66FC4C73-5165-44C9-9E3F-70033E78E0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Kristina Paprocki</cp:lastModifiedBy>
  <cp:revision>131</cp:revision>
  <dcterms:created xsi:type="dcterms:W3CDTF">2023-10-11T18:19:00Z</dcterms:created>
  <dcterms:modified xsi:type="dcterms:W3CDTF">2024-12-05T21:56:00Z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