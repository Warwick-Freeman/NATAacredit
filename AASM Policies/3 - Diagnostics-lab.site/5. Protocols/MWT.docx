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4B195" w14:textId="63ED450B" w:rsidR="00B8357A" w:rsidRPr="00A466EB" w:rsidRDefault="00B8357A" w:rsidP="00B8357A">
      <w:pPr>
        <w:pStyle w:val="Headings-H5SampleExplanationCopy"/>
        <w:rPr>
          <w:rFonts w:ascii="Times New Roman" w:hAnsi="Times New Roman" w:cs="Times New Roman"/>
        </w:rPr>
      </w:pPr>
      <w:r w:rsidRPr="00A466EB">
        <w:rPr>
          <w:rFonts w:ascii="Times New Roman" w:hAnsi="Times New Roman" w:cs="Times New Roman"/>
        </w:rPr>
        <w:t>SAMPLE P</w:t>
      </w:r>
      <w:r w:rsidR="00373A10" w:rsidRPr="00A466EB">
        <w:rPr>
          <w:rFonts w:ascii="Times New Roman" w:hAnsi="Times New Roman" w:cs="Times New Roman"/>
        </w:rPr>
        <w:t>rotocol</w:t>
      </w:r>
    </w:p>
    <w:p w14:paraId="58ADA72D" w14:textId="77777777" w:rsidR="00B8357A" w:rsidRPr="00A466EB" w:rsidRDefault="00B8357A" w:rsidP="00B8357A">
      <w:pPr>
        <w:pStyle w:val="Headings-H3-SectionSubhead"/>
        <w:rPr>
          <w:rFonts w:ascii="Times New Roman" w:hAnsi="Times New Roman" w:cs="Times New Roman"/>
        </w:rPr>
      </w:pPr>
      <w:r w:rsidRPr="00A466EB">
        <w:rPr>
          <w:rFonts w:ascii="Times New Roman" w:hAnsi="Times New Roman" w:cs="Times New Roman"/>
        </w:rPr>
        <w:t>MWT PROTOCOL</w:t>
      </w:r>
    </w:p>
    <w:p w14:paraId="18F3418A" w14:textId="77777777" w:rsidR="00B8357A" w:rsidRPr="00A466EB" w:rsidRDefault="00B8357A" w:rsidP="00B8357A">
      <w:pPr>
        <w:pStyle w:val="Body-BodyRuleAbove"/>
        <w:rPr>
          <w:rFonts w:ascii="Times New Roman" w:hAnsi="Times New Roman" w:cs="Times New Roman"/>
          <w:sz w:val="24"/>
          <w:szCs w:val="24"/>
        </w:rPr>
      </w:pPr>
      <w:r w:rsidRPr="00A466EB">
        <w:rPr>
          <w:rStyle w:val="BoldBlue"/>
          <w:rFonts w:ascii="Times New Roman" w:hAnsi="Times New Roman" w:cs="Times New Roman"/>
          <w:sz w:val="24"/>
          <w:szCs w:val="24"/>
        </w:rPr>
        <w:t xml:space="preserve">Effective Date: </w:t>
      </w:r>
      <w:r w:rsidRPr="00A466EB">
        <w:rPr>
          <w:rFonts w:ascii="Times New Roman" w:hAnsi="Times New Roman" w:cs="Times New Roman"/>
          <w:sz w:val="24"/>
          <w:szCs w:val="24"/>
        </w:rPr>
        <w:t>00/00/0000 (month/day/year)</w:t>
      </w:r>
    </w:p>
    <w:p w14:paraId="47261CF4" w14:textId="77777777" w:rsidR="00B8357A" w:rsidRPr="00A466EB" w:rsidRDefault="00B8357A" w:rsidP="00B8357A">
      <w:pPr>
        <w:pStyle w:val="Body-BodyCopy"/>
        <w:rPr>
          <w:rFonts w:ascii="Times New Roman" w:hAnsi="Times New Roman" w:cs="Times New Roman"/>
          <w:sz w:val="24"/>
          <w:szCs w:val="24"/>
        </w:rPr>
      </w:pPr>
      <w:r w:rsidRPr="00A466EB">
        <w:rPr>
          <w:rStyle w:val="BoldBlue"/>
          <w:rFonts w:ascii="Times New Roman" w:hAnsi="Times New Roman" w:cs="Times New Roman"/>
          <w:sz w:val="24"/>
          <w:szCs w:val="24"/>
        </w:rPr>
        <w:t>Revision Date:</w:t>
      </w:r>
    </w:p>
    <w:p w14:paraId="1C31A3F8" w14:textId="4D53ABA5" w:rsidR="00B8357A" w:rsidRPr="00A466EB" w:rsidRDefault="00B8357A" w:rsidP="00B8357A">
      <w:pPr>
        <w:pStyle w:val="Body-BodyRuleBelow"/>
        <w:spacing w:after="0"/>
        <w:rPr>
          <w:rFonts w:ascii="Times New Roman" w:hAnsi="Times New Roman" w:cs="Times New Roman"/>
          <w:sz w:val="24"/>
          <w:szCs w:val="24"/>
        </w:rPr>
      </w:pPr>
      <w:r w:rsidRPr="00A466EB">
        <w:rPr>
          <w:rStyle w:val="BoldBlue"/>
          <w:rFonts w:ascii="Times New Roman" w:hAnsi="Times New Roman" w:cs="Times New Roman"/>
          <w:sz w:val="24"/>
          <w:szCs w:val="24"/>
        </w:rPr>
        <w:t xml:space="preserve">Approval Signature: </w:t>
      </w:r>
      <w:r w:rsidRPr="00A466EB">
        <w:rPr>
          <w:rStyle w:val="Italic"/>
          <w:rFonts w:ascii="Times New Roman" w:hAnsi="Times New Roman" w:cs="Times New Roman"/>
          <w:sz w:val="24"/>
          <w:szCs w:val="24"/>
        </w:rPr>
        <w:t xml:space="preserve">To be signed by the </w:t>
      </w:r>
      <w:r w:rsidR="00373A10" w:rsidRPr="00A466EB">
        <w:rPr>
          <w:rStyle w:val="Italic"/>
          <w:rFonts w:ascii="Times New Roman" w:hAnsi="Times New Roman" w:cs="Times New Roman"/>
          <w:sz w:val="24"/>
          <w:szCs w:val="24"/>
        </w:rPr>
        <w:t>site</w:t>
      </w:r>
      <w:r w:rsidRPr="00A466EB">
        <w:rPr>
          <w:rStyle w:val="Italic"/>
          <w:rFonts w:ascii="Times New Roman" w:hAnsi="Times New Roman" w:cs="Times New Roman"/>
          <w:sz w:val="24"/>
          <w:szCs w:val="24"/>
        </w:rPr>
        <w:t xml:space="preserve"> director</w:t>
      </w:r>
    </w:p>
    <w:p w14:paraId="376C2714" w14:textId="77777777" w:rsidR="00B8357A" w:rsidRPr="00A466EB" w:rsidRDefault="00B8357A" w:rsidP="00B8357A">
      <w:pPr>
        <w:pStyle w:val="Headings-H4-SampleBodySubhead"/>
        <w:spacing w:before="0" w:after="0"/>
        <w:rPr>
          <w:rFonts w:ascii="Times New Roman" w:hAnsi="Times New Roman" w:cs="Times New Roman"/>
          <w:sz w:val="24"/>
          <w:szCs w:val="24"/>
        </w:rPr>
      </w:pPr>
    </w:p>
    <w:p w14:paraId="4B23F6C4" w14:textId="77777777" w:rsidR="00B8357A" w:rsidRPr="00A466EB" w:rsidRDefault="00B8357A" w:rsidP="00B8357A">
      <w:pPr>
        <w:pStyle w:val="Headings-H4-SampleBodySubhead"/>
        <w:spacing w:before="0" w:after="0"/>
        <w:rPr>
          <w:rFonts w:ascii="Times New Roman" w:hAnsi="Times New Roman" w:cs="Times New Roman"/>
          <w:b/>
          <w:bCs/>
          <w:sz w:val="24"/>
          <w:szCs w:val="24"/>
        </w:rPr>
      </w:pPr>
      <w:r w:rsidRPr="00A466EB">
        <w:rPr>
          <w:rFonts w:ascii="Times New Roman" w:hAnsi="Times New Roman" w:cs="Times New Roman"/>
          <w:b/>
          <w:bCs/>
          <w:sz w:val="24"/>
          <w:szCs w:val="24"/>
        </w:rPr>
        <w:t>PURPOSE</w:t>
      </w:r>
    </w:p>
    <w:p w14:paraId="3DBEA880" w14:textId="1AEA5355" w:rsidR="00B8357A" w:rsidRPr="00A466EB" w:rsidRDefault="00B8357A" w:rsidP="00B8357A">
      <w:pPr>
        <w:pStyle w:val="Headings-H4-SampleBodySubhead"/>
        <w:rPr>
          <w:rFonts w:ascii="Times New Roman" w:hAnsi="Times New Roman" w:cs="Times New Roman"/>
          <w:caps w:val="0"/>
          <w:color w:val="auto"/>
          <w:sz w:val="24"/>
          <w:szCs w:val="24"/>
        </w:rPr>
      </w:pPr>
      <w:r w:rsidRPr="00A466EB">
        <w:rPr>
          <w:rFonts w:ascii="Times New Roman" w:hAnsi="Times New Roman" w:cs="Times New Roman"/>
          <w:caps w:val="0"/>
          <w:color w:val="auto"/>
          <w:sz w:val="24"/>
          <w:szCs w:val="24"/>
        </w:rPr>
        <w:t xml:space="preserve">A standard protocol for </w:t>
      </w:r>
      <w:r w:rsidR="006936C8">
        <w:rPr>
          <w:rFonts w:ascii="Times New Roman" w:hAnsi="Times New Roman" w:cs="Times New Roman"/>
          <w:caps w:val="0"/>
          <w:color w:val="auto"/>
          <w:sz w:val="24"/>
          <w:szCs w:val="24"/>
        </w:rPr>
        <w:t xml:space="preserve">performing </w:t>
      </w:r>
      <w:r w:rsidRPr="00A466EB">
        <w:rPr>
          <w:rFonts w:ascii="Times New Roman" w:hAnsi="Times New Roman" w:cs="Times New Roman"/>
          <w:caps w:val="0"/>
          <w:color w:val="auto"/>
          <w:sz w:val="24"/>
          <w:szCs w:val="24"/>
        </w:rPr>
        <w:t xml:space="preserve">the Maintenance of Wakefulness Test (MWT) consistent with the AASM Clinical Practice </w:t>
      </w:r>
      <w:del w:id="0" w:author="Kristina Paprocki" w:date="2024-11-14T08:58:00Z" w16du:dateUtc="2024-11-14T14:58:00Z">
        <w:r w:rsidRPr="00A466EB" w:rsidDel="004C6FF1">
          <w:rPr>
            <w:rFonts w:ascii="Times New Roman" w:hAnsi="Times New Roman" w:cs="Times New Roman"/>
            <w:caps w:val="0"/>
            <w:color w:val="auto"/>
            <w:sz w:val="24"/>
            <w:szCs w:val="24"/>
          </w:rPr>
          <w:delText xml:space="preserve">Parameters </w:delText>
        </w:r>
      </w:del>
      <w:ins w:id="1" w:author="Kristina Paprocki" w:date="2024-11-14T08:58:00Z" w16du:dateUtc="2024-11-14T14:58:00Z">
        <w:r w:rsidR="004C6FF1">
          <w:rPr>
            <w:rFonts w:ascii="Times New Roman" w:hAnsi="Times New Roman" w:cs="Times New Roman"/>
            <w:caps w:val="0"/>
            <w:color w:val="auto"/>
            <w:sz w:val="24"/>
            <w:szCs w:val="24"/>
          </w:rPr>
          <w:t>Gui</w:t>
        </w:r>
      </w:ins>
      <w:ins w:id="2" w:author="Kristina Paprocki" w:date="2024-11-14T08:59:00Z" w16du:dateUtc="2024-11-14T14:59:00Z">
        <w:r w:rsidR="004C6FF1">
          <w:rPr>
            <w:rFonts w:ascii="Times New Roman" w:hAnsi="Times New Roman" w:cs="Times New Roman"/>
            <w:caps w:val="0"/>
            <w:color w:val="auto"/>
            <w:sz w:val="24"/>
            <w:szCs w:val="24"/>
          </w:rPr>
          <w:t>delines</w:t>
        </w:r>
      </w:ins>
      <w:ins w:id="3" w:author="Kristina Paprocki" w:date="2024-11-14T08:58:00Z" w16du:dateUtc="2024-11-14T14:58:00Z">
        <w:r w:rsidR="004C6FF1" w:rsidRPr="00A466EB">
          <w:rPr>
            <w:rFonts w:ascii="Times New Roman" w:hAnsi="Times New Roman" w:cs="Times New Roman"/>
            <w:caps w:val="0"/>
            <w:color w:val="auto"/>
            <w:sz w:val="24"/>
            <w:szCs w:val="24"/>
          </w:rPr>
          <w:t xml:space="preserve"> </w:t>
        </w:r>
      </w:ins>
      <w:r w:rsidR="006236AE">
        <w:rPr>
          <w:rFonts w:ascii="Times New Roman" w:hAnsi="Times New Roman" w:cs="Times New Roman"/>
          <w:caps w:val="0"/>
          <w:color w:val="auto"/>
          <w:sz w:val="24"/>
          <w:szCs w:val="24"/>
        </w:rPr>
        <w:t>ensures</w:t>
      </w:r>
      <w:r w:rsidR="006236AE" w:rsidRPr="00A466EB">
        <w:rPr>
          <w:rFonts w:ascii="Times New Roman" w:hAnsi="Times New Roman" w:cs="Times New Roman"/>
          <w:caps w:val="0"/>
          <w:color w:val="auto"/>
          <w:sz w:val="24"/>
          <w:szCs w:val="24"/>
        </w:rPr>
        <w:t xml:space="preserve"> </w:t>
      </w:r>
      <w:r w:rsidRPr="00A466EB">
        <w:rPr>
          <w:rFonts w:ascii="Times New Roman" w:hAnsi="Times New Roman" w:cs="Times New Roman"/>
          <w:caps w:val="0"/>
          <w:color w:val="auto"/>
          <w:sz w:val="24"/>
          <w:szCs w:val="24"/>
        </w:rPr>
        <w:t>consistency among technicians, comparisons between tests and interpretation consistent with published data.</w:t>
      </w:r>
    </w:p>
    <w:p w14:paraId="56531489" w14:textId="77777777" w:rsidR="00B8357A" w:rsidRPr="00A466EB" w:rsidRDefault="00B8357A" w:rsidP="00B8357A">
      <w:pPr>
        <w:pStyle w:val="Headings-H4-SampleBodySubhead"/>
        <w:spacing w:after="120"/>
        <w:rPr>
          <w:rFonts w:ascii="Times New Roman" w:hAnsi="Times New Roman" w:cs="Times New Roman"/>
          <w:b/>
          <w:bCs/>
          <w:sz w:val="24"/>
          <w:szCs w:val="24"/>
        </w:rPr>
      </w:pPr>
      <w:r w:rsidRPr="00A466EB">
        <w:rPr>
          <w:rFonts w:ascii="Times New Roman" w:hAnsi="Times New Roman" w:cs="Times New Roman"/>
          <w:b/>
          <w:bCs/>
          <w:sz w:val="24"/>
          <w:szCs w:val="24"/>
        </w:rPr>
        <w:t>POLICY</w:t>
      </w:r>
    </w:p>
    <w:p w14:paraId="4C47A409" w14:textId="1AFC8CC3" w:rsidR="00B8357A" w:rsidRPr="00A466EB" w:rsidRDefault="00B8357A" w:rsidP="00B8357A">
      <w:pPr>
        <w:pStyle w:val="Body-BodyCopy"/>
        <w:spacing w:after="0"/>
        <w:rPr>
          <w:rFonts w:ascii="Times New Roman" w:hAnsi="Times New Roman" w:cs="Times New Roman"/>
          <w:sz w:val="24"/>
          <w:szCs w:val="24"/>
        </w:rPr>
      </w:pPr>
      <w:r w:rsidRPr="00A466EB">
        <w:rPr>
          <w:rFonts w:ascii="Times New Roman" w:hAnsi="Times New Roman" w:cs="Times New Roman"/>
          <w:sz w:val="24"/>
          <w:szCs w:val="24"/>
        </w:rPr>
        <w:t>The sleep facility will perform MWTs in a standardized manner consistent with the AASM</w:t>
      </w:r>
      <w:ins w:id="4" w:author="Kristina Paprocki" w:date="2024-11-14T08:59:00Z" w16du:dateUtc="2024-11-14T14:59:00Z">
        <w:r w:rsidR="004C6FF1">
          <w:rPr>
            <w:rFonts w:ascii="Times New Roman" w:hAnsi="Times New Roman" w:cs="Times New Roman"/>
            <w:sz w:val="24"/>
            <w:szCs w:val="24"/>
          </w:rPr>
          <w:t xml:space="preserve"> Clin</w:t>
        </w:r>
      </w:ins>
      <w:ins w:id="5" w:author="Kristina Paprocki" w:date="2024-12-09T08:01:00Z" w16du:dateUtc="2024-12-09T14:01:00Z">
        <w:r w:rsidR="00CB7FC5">
          <w:rPr>
            <w:rFonts w:ascii="Times New Roman" w:hAnsi="Times New Roman" w:cs="Times New Roman"/>
            <w:sz w:val="24"/>
            <w:szCs w:val="24"/>
          </w:rPr>
          <w:t>i</w:t>
        </w:r>
      </w:ins>
      <w:ins w:id="6" w:author="Kristina Paprocki" w:date="2024-11-14T08:59:00Z" w16du:dateUtc="2024-11-14T14:59:00Z">
        <w:r w:rsidR="004C6FF1">
          <w:rPr>
            <w:rFonts w:ascii="Times New Roman" w:hAnsi="Times New Roman" w:cs="Times New Roman"/>
            <w:sz w:val="24"/>
            <w:szCs w:val="24"/>
          </w:rPr>
          <w:t>cal</w:t>
        </w:r>
      </w:ins>
      <w:r w:rsidRPr="00A466EB">
        <w:rPr>
          <w:rFonts w:ascii="Times New Roman" w:hAnsi="Times New Roman" w:cs="Times New Roman"/>
          <w:sz w:val="24"/>
          <w:szCs w:val="24"/>
        </w:rPr>
        <w:t xml:space="preserve"> Practice </w:t>
      </w:r>
      <w:del w:id="7" w:author="Kristina Paprocki" w:date="2024-11-14T08:59:00Z" w16du:dateUtc="2024-11-14T14:59:00Z">
        <w:r w:rsidRPr="00A466EB" w:rsidDel="004C6FF1">
          <w:rPr>
            <w:rFonts w:ascii="Times New Roman" w:hAnsi="Times New Roman" w:cs="Times New Roman"/>
            <w:sz w:val="24"/>
            <w:szCs w:val="24"/>
          </w:rPr>
          <w:delText xml:space="preserve">Parameters </w:delText>
        </w:r>
      </w:del>
      <w:ins w:id="8" w:author="Kristina Paprocki" w:date="2024-11-14T08:59:00Z" w16du:dateUtc="2024-11-14T14:59:00Z">
        <w:r w:rsidR="004C6FF1">
          <w:rPr>
            <w:rFonts w:ascii="Times New Roman" w:hAnsi="Times New Roman" w:cs="Times New Roman"/>
            <w:sz w:val="24"/>
            <w:szCs w:val="24"/>
          </w:rPr>
          <w:t>Guidelines</w:t>
        </w:r>
        <w:r w:rsidR="004C6FF1" w:rsidRPr="00A466EB">
          <w:rPr>
            <w:rFonts w:ascii="Times New Roman" w:hAnsi="Times New Roman" w:cs="Times New Roman"/>
            <w:sz w:val="24"/>
            <w:szCs w:val="24"/>
          </w:rPr>
          <w:t xml:space="preserve"> </w:t>
        </w:r>
      </w:ins>
      <w:r w:rsidRPr="00A466EB">
        <w:rPr>
          <w:rFonts w:ascii="Times New Roman" w:hAnsi="Times New Roman" w:cs="Times New Roman"/>
          <w:sz w:val="24"/>
          <w:szCs w:val="24"/>
        </w:rPr>
        <w:t xml:space="preserve">for Clinical Use of the Multiple Sleep Latency Test and the Maintenance of Wakefulness Test. </w:t>
      </w:r>
    </w:p>
    <w:p w14:paraId="736CC60F" w14:textId="77777777" w:rsidR="00B8357A" w:rsidRPr="00A466EB" w:rsidRDefault="00B8357A" w:rsidP="00B8357A">
      <w:pPr>
        <w:pStyle w:val="Body-BodyCopyNoSpacing"/>
        <w:spacing w:after="0"/>
        <w:rPr>
          <w:rStyle w:val="BoldBlue"/>
          <w:rFonts w:ascii="Times New Roman" w:hAnsi="Times New Roman" w:cs="Times New Roman"/>
          <w:sz w:val="24"/>
          <w:szCs w:val="24"/>
        </w:rPr>
      </w:pPr>
    </w:p>
    <w:p w14:paraId="2EF710A8" w14:textId="77777777" w:rsidR="00B8357A" w:rsidRPr="00A466EB" w:rsidRDefault="00B8357A" w:rsidP="00B8357A">
      <w:pPr>
        <w:pStyle w:val="Body-BodyCopyNoSpacing"/>
        <w:spacing w:after="0"/>
        <w:rPr>
          <w:rFonts w:ascii="Times New Roman" w:hAnsi="Times New Roman" w:cs="Times New Roman"/>
          <w:sz w:val="24"/>
          <w:szCs w:val="24"/>
        </w:rPr>
      </w:pPr>
      <w:r w:rsidRPr="00A466EB">
        <w:rPr>
          <w:rStyle w:val="BoldBlue"/>
          <w:rFonts w:ascii="Times New Roman" w:hAnsi="Times New Roman" w:cs="Times New Roman"/>
          <w:color w:val="auto"/>
          <w:sz w:val="24"/>
          <w:szCs w:val="24"/>
        </w:rPr>
        <w:t>General Considerations</w:t>
      </w:r>
    </w:p>
    <w:p w14:paraId="5746C363" w14:textId="74F7B2AA" w:rsidR="00B8357A" w:rsidRPr="00A466EB" w:rsidRDefault="00B8357A" w:rsidP="00B8357A">
      <w:pPr>
        <w:pStyle w:val="Headings-H4-SampleBodySubhead"/>
        <w:rPr>
          <w:rFonts w:ascii="Times New Roman" w:hAnsi="Times New Roman" w:cs="Times New Roman"/>
          <w:caps w:val="0"/>
          <w:color w:val="auto"/>
          <w:sz w:val="24"/>
          <w:szCs w:val="24"/>
        </w:rPr>
      </w:pPr>
      <w:r w:rsidRPr="00A466EB">
        <w:rPr>
          <w:rFonts w:ascii="Times New Roman" w:hAnsi="Times New Roman" w:cs="Times New Roman"/>
          <w:caps w:val="0"/>
          <w:color w:val="auto"/>
          <w:sz w:val="24"/>
          <w:szCs w:val="24"/>
        </w:rPr>
        <w:t xml:space="preserve">The MWT measures alertness and the ability to stay awake. It is indicated to assess a person’s ability to remain awake when the inability to remain awake constitutes a public or </w:t>
      </w:r>
      <w:r w:rsidR="006236AE" w:rsidRPr="000119DF">
        <w:rPr>
          <w:rFonts w:ascii="Times New Roman" w:hAnsi="Times New Roman" w:cs="Times New Roman"/>
          <w:caps w:val="0"/>
          <w:color w:val="auto"/>
          <w:sz w:val="24"/>
          <w:szCs w:val="24"/>
        </w:rPr>
        <w:t>person</w:t>
      </w:r>
      <w:r w:rsidR="006236AE">
        <w:rPr>
          <w:rFonts w:ascii="Times New Roman" w:hAnsi="Times New Roman" w:cs="Times New Roman"/>
          <w:caps w:val="0"/>
          <w:color w:val="auto"/>
          <w:sz w:val="24"/>
          <w:szCs w:val="24"/>
        </w:rPr>
        <w:t>al</w:t>
      </w:r>
      <w:r w:rsidR="006236AE" w:rsidRPr="000119DF">
        <w:rPr>
          <w:rFonts w:ascii="Times New Roman" w:hAnsi="Times New Roman" w:cs="Times New Roman"/>
          <w:caps w:val="0"/>
          <w:color w:val="auto"/>
          <w:sz w:val="24"/>
          <w:szCs w:val="24"/>
        </w:rPr>
        <w:t xml:space="preserve"> </w:t>
      </w:r>
      <w:r w:rsidRPr="00A466EB">
        <w:rPr>
          <w:rFonts w:ascii="Times New Roman" w:hAnsi="Times New Roman" w:cs="Times New Roman"/>
          <w:caps w:val="0"/>
          <w:color w:val="auto"/>
          <w:sz w:val="24"/>
          <w:szCs w:val="24"/>
        </w:rPr>
        <w:t xml:space="preserve">safety issue. MWT may be indicated to determine the effect of medications, substances, or other interventions compared to pretreatment or to determine the patient’s pharmacological state compared to normal controls. </w:t>
      </w:r>
    </w:p>
    <w:p w14:paraId="50C29C4F" w14:textId="77777777" w:rsidR="00B8357A" w:rsidRPr="00A466EB" w:rsidRDefault="00B8357A" w:rsidP="00B8357A">
      <w:pPr>
        <w:pStyle w:val="Headings-H4-SampleBodySubhead"/>
        <w:rPr>
          <w:rFonts w:ascii="Times New Roman" w:hAnsi="Times New Roman" w:cs="Times New Roman"/>
          <w:b/>
          <w:bCs/>
          <w:sz w:val="24"/>
          <w:szCs w:val="24"/>
        </w:rPr>
      </w:pPr>
      <w:r w:rsidRPr="00A466EB">
        <w:rPr>
          <w:rFonts w:ascii="Times New Roman" w:hAnsi="Times New Roman" w:cs="Times New Roman"/>
          <w:b/>
          <w:bCs/>
          <w:sz w:val="24"/>
          <w:szCs w:val="24"/>
        </w:rPr>
        <w:t>PROCEDURE</w:t>
      </w:r>
    </w:p>
    <w:p w14:paraId="54F35964" w14:textId="77777777" w:rsidR="00B8357A" w:rsidRPr="00A466EB" w:rsidRDefault="00B8357A" w:rsidP="00B8357A">
      <w:pPr>
        <w:pStyle w:val="SampleListStyles-SampleNumListTier1Start"/>
        <w:numPr>
          <w:ilvl w:val="0"/>
          <w:numId w:val="0"/>
        </w:numPr>
        <w:ind w:left="540" w:hanging="540"/>
        <w:rPr>
          <w:rStyle w:val="BoldBlue"/>
          <w:rFonts w:ascii="Times New Roman" w:hAnsi="Times New Roman" w:cs="Times New Roman"/>
          <w:color w:val="auto"/>
          <w:sz w:val="24"/>
          <w:szCs w:val="24"/>
        </w:rPr>
      </w:pPr>
      <w:r w:rsidRPr="00A466EB">
        <w:rPr>
          <w:rStyle w:val="BoldBlue"/>
          <w:rFonts w:ascii="Times New Roman" w:hAnsi="Times New Roman" w:cs="Times New Roman"/>
          <w:color w:val="auto"/>
          <w:sz w:val="24"/>
          <w:szCs w:val="24"/>
        </w:rPr>
        <w:t>Clinical Guidance &amp; Patient Preparation</w:t>
      </w:r>
    </w:p>
    <w:p w14:paraId="16B9313D" w14:textId="77777777" w:rsidR="00B8357A" w:rsidRPr="00A466EB" w:rsidRDefault="00B8357A" w:rsidP="00B8357A">
      <w:pPr>
        <w:numPr>
          <w:ilvl w:val="0"/>
          <w:numId w:val="2"/>
        </w:numPr>
        <w:spacing w:after="200" w:line="276" w:lineRule="auto"/>
        <w:contextualSpacing/>
        <w:rPr>
          <w:rFonts w:ascii="Times New Roman" w:eastAsia="Calibri" w:hAnsi="Times New Roman" w:cs="Times New Roman"/>
          <w:b/>
          <w:szCs w:val="24"/>
        </w:rPr>
      </w:pPr>
      <w:r w:rsidRPr="00A466EB">
        <w:rPr>
          <w:rFonts w:ascii="Times New Roman" w:eastAsia="Calibri" w:hAnsi="Times New Roman" w:cs="Times New Roman"/>
          <w:szCs w:val="24"/>
        </w:rPr>
        <w:t>In preparation, the clinician and the patient should define goals for adequate sleep regarding timing and duration. Adequate sleep should be documented by sleep diary and, whenever possible, actigraphy for 2 weeks before testing.</w:t>
      </w:r>
    </w:p>
    <w:p w14:paraId="59A2B7D1" w14:textId="4182790C" w:rsidR="00B8357A" w:rsidRPr="00A466EB" w:rsidRDefault="00B8357A" w:rsidP="00B8357A">
      <w:pPr>
        <w:numPr>
          <w:ilvl w:val="0"/>
          <w:numId w:val="2"/>
        </w:numPr>
        <w:spacing w:after="200" w:line="276" w:lineRule="auto"/>
        <w:contextualSpacing/>
        <w:rPr>
          <w:rFonts w:ascii="Times New Roman" w:eastAsia="Calibri" w:hAnsi="Times New Roman" w:cs="Times New Roman"/>
          <w:b/>
          <w:szCs w:val="24"/>
        </w:rPr>
      </w:pPr>
      <w:r w:rsidRPr="00A466EB">
        <w:rPr>
          <w:rFonts w:ascii="Times New Roman" w:eastAsia="Calibri" w:hAnsi="Times New Roman" w:cs="Times New Roman"/>
          <w:szCs w:val="24"/>
        </w:rPr>
        <w:t>The MWT should be conducted when a patient is clinically stable and when treatments of any known sleep disorders are well-established and effective</w:t>
      </w:r>
      <w:r w:rsidR="001D628B">
        <w:rPr>
          <w:rFonts w:ascii="Times New Roman" w:eastAsia="Calibri" w:hAnsi="Times New Roman" w:cs="Times New Roman"/>
          <w:szCs w:val="24"/>
        </w:rPr>
        <w:t>.</w:t>
      </w:r>
    </w:p>
    <w:p w14:paraId="5272B1C7" w14:textId="08F1CCA7" w:rsidR="00B8357A" w:rsidRPr="00A466EB" w:rsidRDefault="00B8357A" w:rsidP="00B8357A">
      <w:pPr>
        <w:numPr>
          <w:ilvl w:val="0"/>
          <w:numId w:val="2"/>
        </w:numPr>
        <w:spacing w:after="200" w:line="276" w:lineRule="auto"/>
        <w:contextualSpacing/>
        <w:rPr>
          <w:rFonts w:ascii="Times New Roman" w:eastAsia="Calibri" w:hAnsi="Times New Roman" w:cs="Times New Roman"/>
          <w:b/>
          <w:szCs w:val="24"/>
        </w:rPr>
      </w:pPr>
      <w:r w:rsidRPr="00A466EB">
        <w:rPr>
          <w:rFonts w:ascii="Times New Roman" w:eastAsia="Calibri" w:hAnsi="Times New Roman" w:cs="Times New Roman"/>
          <w:szCs w:val="24"/>
        </w:rPr>
        <w:t>In patients with sleep-disordered breathing who are being evaluated for the effectiveness of therapy, the clinician should ensure effectiveness (efficacy and adherence) based on a review of downloaded data or self-reported use for non-PAP before testing. If adequate effectiveness is suboptimal, then the clinician should determine if the anticipated impact on the test results warrants rescheduling. The patient should use PAP/non-PAP therapy on the night before the MWT</w:t>
      </w:r>
      <w:r w:rsidR="00030781">
        <w:rPr>
          <w:rFonts w:ascii="Times New Roman" w:eastAsia="Calibri" w:hAnsi="Times New Roman" w:cs="Times New Roman"/>
          <w:szCs w:val="24"/>
        </w:rPr>
        <w:t>.</w:t>
      </w:r>
    </w:p>
    <w:p w14:paraId="151B0BDE" w14:textId="2DBDA169" w:rsidR="00B8357A" w:rsidRPr="00A466EB" w:rsidRDefault="00B8357A" w:rsidP="00B8357A">
      <w:pPr>
        <w:numPr>
          <w:ilvl w:val="0"/>
          <w:numId w:val="2"/>
        </w:numPr>
        <w:spacing w:after="200" w:line="276" w:lineRule="auto"/>
        <w:contextualSpacing/>
        <w:rPr>
          <w:rFonts w:ascii="Times New Roman" w:eastAsia="Calibri" w:hAnsi="Times New Roman" w:cs="Times New Roman"/>
          <w:b/>
          <w:szCs w:val="24"/>
        </w:rPr>
      </w:pPr>
      <w:r w:rsidRPr="00A466EB">
        <w:rPr>
          <w:rFonts w:ascii="Times New Roman" w:eastAsia="Calibri" w:hAnsi="Times New Roman" w:cs="Times New Roman"/>
          <w:szCs w:val="24"/>
        </w:rPr>
        <w:t xml:space="preserve">The clinician should develop a plan regarding the use of prescription medications, </w:t>
      </w:r>
      <w:r w:rsidR="00030781">
        <w:rPr>
          <w:rFonts w:ascii="Times New Roman" w:eastAsia="Calibri" w:hAnsi="Times New Roman" w:cs="Times New Roman"/>
          <w:szCs w:val="24"/>
        </w:rPr>
        <w:t>over-the-counter (</w:t>
      </w:r>
      <w:r w:rsidRPr="00A466EB">
        <w:rPr>
          <w:rFonts w:ascii="Times New Roman" w:eastAsia="Calibri" w:hAnsi="Times New Roman" w:cs="Times New Roman"/>
          <w:szCs w:val="24"/>
        </w:rPr>
        <w:t>OTC</w:t>
      </w:r>
      <w:r w:rsidR="00030781">
        <w:rPr>
          <w:rFonts w:ascii="Times New Roman" w:eastAsia="Calibri" w:hAnsi="Times New Roman" w:cs="Times New Roman"/>
          <w:szCs w:val="24"/>
        </w:rPr>
        <w:t>)</w:t>
      </w:r>
      <w:r w:rsidRPr="00A466EB">
        <w:rPr>
          <w:rFonts w:ascii="Times New Roman" w:eastAsia="Calibri" w:hAnsi="Times New Roman" w:cs="Times New Roman"/>
          <w:szCs w:val="24"/>
        </w:rPr>
        <w:t xml:space="preserve"> agents, herbal remedies, and other substances. If the patient is chronically taking medications with alerting or sedating properties, then they should be continued at a stable dose. Changes in medications should be avoided for 2 weeks before testing. The patient should be instructed to consult with the clinician before starting a prescription or OTC medication before the test.</w:t>
      </w:r>
    </w:p>
    <w:p w14:paraId="49A2FEB1" w14:textId="34DED677" w:rsidR="00B8357A" w:rsidRPr="00A466EB" w:rsidRDefault="00B8357A" w:rsidP="00B8357A">
      <w:pPr>
        <w:numPr>
          <w:ilvl w:val="0"/>
          <w:numId w:val="2"/>
        </w:numPr>
        <w:spacing w:after="200" w:line="276" w:lineRule="auto"/>
        <w:contextualSpacing/>
        <w:rPr>
          <w:rFonts w:ascii="Times New Roman" w:eastAsia="Calibri" w:hAnsi="Times New Roman" w:cs="Times New Roman"/>
          <w:b/>
          <w:szCs w:val="24"/>
        </w:rPr>
      </w:pPr>
      <w:r w:rsidRPr="00A466EB">
        <w:rPr>
          <w:rFonts w:ascii="Times New Roman" w:eastAsia="Calibri" w:hAnsi="Times New Roman" w:cs="Times New Roman"/>
          <w:szCs w:val="24"/>
        </w:rPr>
        <w:t>The ordering clinician in consultation with the patient should clarify acceptable caffeine consumption before the MWT</w:t>
      </w:r>
      <w:r w:rsidR="001D628B">
        <w:rPr>
          <w:rFonts w:ascii="Times New Roman" w:eastAsia="Calibri" w:hAnsi="Times New Roman" w:cs="Times New Roman"/>
          <w:szCs w:val="24"/>
        </w:rPr>
        <w:t>.</w:t>
      </w:r>
    </w:p>
    <w:p w14:paraId="0D11AB3D" w14:textId="77777777" w:rsidR="00B8357A" w:rsidRPr="00A466EB" w:rsidRDefault="00B8357A" w:rsidP="00B8357A">
      <w:pPr>
        <w:pStyle w:val="SampleListStyles-SampleNumListTier1Start"/>
        <w:numPr>
          <w:ilvl w:val="0"/>
          <w:numId w:val="0"/>
        </w:numPr>
        <w:rPr>
          <w:rStyle w:val="BoldBlue"/>
          <w:rFonts w:ascii="Times New Roman" w:hAnsi="Times New Roman" w:cs="Times New Roman"/>
          <w:sz w:val="24"/>
          <w:szCs w:val="24"/>
        </w:rPr>
      </w:pPr>
    </w:p>
    <w:p w14:paraId="79E2FBF4" w14:textId="77777777" w:rsidR="00B8357A" w:rsidRPr="00A466EB" w:rsidRDefault="00B8357A" w:rsidP="00B8357A">
      <w:pPr>
        <w:pStyle w:val="SampleListStyles-SampleNumListTier1Start"/>
        <w:numPr>
          <w:ilvl w:val="0"/>
          <w:numId w:val="0"/>
        </w:numPr>
        <w:rPr>
          <w:rStyle w:val="BoldBlue"/>
          <w:rFonts w:ascii="Times New Roman" w:hAnsi="Times New Roman" w:cs="Times New Roman"/>
          <w:sz w:val="24"/>
          <w:szCs w:val="24"/>
        </w:rPr>
      </w:pPr>
    </w:p>
    <w:p w14:paraId="7B2382D8" w14:textId="77777777" w:rsidR="003E0FA4" w:rsidRPr="00A466EB" w:rsidRDefault="003E0FA4" w:rsidP="00B8357A">
      <w:pPr>
        <w:pStyle w:val="SampleListStyles-SampleNumListTier1Start"/>
        <w:numPr>
          <w:ilvl w:val="0"/>
          <w:numId w:val="0"/>
        </w:numPr>
        <w:rPr>
          <w:rStyle w:val="BoldBlue"/>
          <w:rFonts w:ascii="Times New Roman" w:hAnsi="Times New Roman" w:cs="Times New Roman"/>
          <w:sz w:val="24"/>
          <w:szCs w:val="24"/>
        </w:rPr>
      </w:pPr>
    </w:p>
    <w:p w14:paraId="13E8B3B5" w14:textId="77777777" w:rsidR="00B8357A" w:rsidRPr="00A466EB" w:rsidRDefault="00B8357A" w:rsidP="00B8357A">
      <w:pPr>
        <w:pStyle w:val="SampleListStyles-SampleNumListTier1Start"/>
        <w:numPr>
          <w:ilvl w:val="0"/>
          <w:numId w:val="0"/>
        </w:numPr>
        <w:rPr>
          <w:rStyle w:val="BoldBlue"/>
          <w:rFonts w:ascii="Times New Roman" w:hAnsi="Times New Roman" w:cs="Times New Roman"/>
          <w:color w:val="auto"/>
          <w:sz w:val="24"/>
          <w:szCs w:val="24"/>
        </w:rPr>
      </w:pPr>
      <w:r w:rsidRPr="00A466EB">
        <w:rPr>
          <w:rStyle w:val="BoldBlue"/>
          <w:rFonts w:ascii="Times New Roman" w:hAnsi="Times New Roman" w:cs="Times New Roman"/>
          <w:color w:val="auto"/>
          <w:sz w:val="24"/>
          <w:szCs w:val="24"/>
        </w:rPr>
        <w:t>General Testing Procedures</w:t>
      </w:r>
    </w:p>
    <w:p w14:paraId="6142E82A" w14:textId="77777777" w:rsidR="00B8357A" w:rsidRPr="00A466EB" w:rsidRDefault="00B8357A" w:rsidP="00B8357A">
      <w:pPr>
        <w:numPr>
          <w:ilvl w:val="0"/>
          <w:numId w:val="3"/>
        </w:numPr>
        <w:spacing w:after="200" w:line="276" w:lineRule="auto"/>
        <w:contextualSpacing/>
        <w:rPr>
          <w:rFonts w:ascii="Times New Roman" w:eastAsia="Calibri" w:hAnsi="Times New Roman" w:cs="Times New Roman"/>
          <w:b/>
          <w:szCs w:val="24"/>
        </w:rPr>
      </w:pPr>
      <w:r w:rsidRPr="00A466EB">
        <w:rPr>
          <w:rFonts w:ascii="Times New Roman" w:eastAsia="Calibri" w:hAnsi="Times New Roman" w:cs="Times New Roman"/>
          <w:szCs w:val="24"/>
        </w:rPr>
        <w:t>Relevant clinical data such as preceding sleep schedules, PAP adherence, or other therapies should be available to the interpreting clinician. The MWT should be performed after the patient’s major sleep period. Performance of a PSG before the MWT is at the discretion of the sleep clinician.</w:t>
      </w:r>
    </w:p>
    <w:p w14:paraId="5ED1830D" w14:textId="77777777" w:rsidR="00B8357A" w:rsidRPr="00A466EB" w:rsidRDefault="00B8357A" w:rsidP="00B8357A">
      <w:pPr>
        <w:numPr>
          <w:ilvl w:val="0"/>
          <w:numId w:val="3"/>
        </w:numPr>
        <w:spacing w:after="200" w:line="276" w:lineRule="auto"/>
        <w:contextualSpacing/>
        <w:rPr>
          <w:rFonts w:ascii="Times New Roman" w:eastAsia="Calibri" w:hAnsi="Times New Roman" w:cs="Times New Roman"/>
          <w:b/>
          <w:szCs w:val="24"/>
        </w:rPr>
      </w:pPr>
      <w:r w:rsidRPr="00A466EB">
        <w:rPr>
          <w:rFonts w:ascii="Times New Roman" w:eastAsia="Calibri" w:hAnsi="Times New Roman" w:cs="Times New Roman"/>
          <w:szCs w:val="24"/>
        </w:rPr>
        <w:t>The patient’s clothing should be comfortable, be appropriate to the environment, and not interfere with the performance of tests. If a PSG is performed, then a change in clothing is not required between the PSG and the MWT.</w:t>
      </w:r>
    </w:p>
    <w:p w14:paraId="269D63DD" w14:textId="77777777" w:rsidR="00B8357A" w:rsidRPr="00A466EB" w:rsidRDefault="00B8357A" w:rsidP="00B8357A">
      <w:pPr>
        <w:numPr>
          <w:ilvl w:val="0"/>
          <w:numId w:val="3"/>
        </w:numPr>
        <w:spacing w:after="200" w:line="276" w:lineRule="auto"/>
        <w:contextualSpacing/>
        <w:rPr>
          <w:rFonts w:ascii="Times New Roman" w:eastAsia="Calibri" w:hAnsi="Times New Roman" w:cs="Times New Roman"/>
          <w:b/>
          <w:szCs w:val="24"/>
        </w:rPr>
      </w:pPr>
      <w:r w:rsidRPr="00A466EB">
        <w:rPr>
          <w:rFonts w:ascii="Times New Roman" w:eastAsia="Calibri" w:hAnsi="Times New Roman" w:cs="Times New Roman"/>
          <w:szCs w:val="24"/>
        </w:rPr>
        <w:t>The patient should abstain from alcohol, marijuana, and other sedating substances on the day of the test.</w:t>
      </w:r>
    </w:p>
    <w:p w14:paraId="7F0CDC77" w14:textId="77777777" w:rsidR="00B8357A" w:rsidRPr="00A466EB" w:rsidRDefault="00B8357A" w:rsidP="00B8357A">
      <w:pPr>
        <w:numPr>
          <w:ilvl w:val="0"/>
          <w:numId w:val="3"/>
        </w:numPr>
        <w:spacing w:after="200" w:line="276" w:lineRule="auto"/>
        <w:contextualSpacing/>
        <w:rPr>
          <w:rFonts w:ascii="Times New Roman" w:eastAsia="Calibri" w:hAnsi="Times New Roman" w:cs="Times New Roman"/>
          <w:b/>
          <w:szCs w:val="24"/>
        </w:rPr>
      </w:pPr>
      <w:r w:rsidRPr="00A466EB">
        <w:rPr>
          <w:rFonts w:ascii="Times New Roman" w:eastAsia="Calibri" w:hAnsi="Times New Roman" w:cs="Times New Roman"/>
          <w:szCs w:val="24"/>
        </w:rPr>
        <w:t>Patients on PAP/non-PAP therapies for sleep-disordered breathing should use them the night before (but not during) the MWT. If a PSG is performed, then the PAP settings and mask interface should match those used at home.</w:t>
      </w:r>
    </w:p>
    <w:p w14:paraId="2B72B080" w14:textId="77777777" w:rsidR="00B8357A" w:rsidRPr="00A466EB" w:rsidRDefault="00B8357A" w:rsidP="00B8357A">
      <w:pPr>
        <w:numPr>
          <w:ilvl w:val="0"/>
          <w:numId w:val="3"/>
        </w:numPr>
        <w:spacing w:after="200" w:line="276" w:lineRule="auto"/>
        <w:contextualSpacing/>
        <w:rPr>
          <w:rFonts w:ascii="Times New Roman" w:eastAsia="Calibri" w:hAnsi="Times New Roman" w:cs="Times New Roman"/>
          <w:bCs/>
          <w:szCs w:val="24"/>
        </w:rPr>
      </w:pPr>
      <w:r w:rsidRPr="00A466EB">
        <w:rPr>
          <w:rFonts w:ascii="Times New Roman" w:eastAsia="Calibri" w:hAnsi="Times New Roman" w:cs="Times New Roman"/>
          <w:bCs/>
          <w:szCs w:val="24"/>
        </w:rPr>
        <w:t xml:space="preserve">The recording montage for the MWT should, at a minimum, include 3 EEG recording leads with 1 each for frontal (F3-M2 or F4-M1), central (C3-M2 or C4-M1), and occipital (O1-M2 or O2-M1) derivations, left and right eye EOGs, mental/submental EMG, and EKG. Other recording devices or sensors used for the PSG are unnecessary and should be removed to promote patient comfort. The use of alternate acceptable montages in the current version of the </w:t>
      </w:r>
      <w:r w:rsidRPr="00A466EB">
        <w:rPr>
          <w:rFonts w:ascii="Times New Roman" w:eastAsia="Calibri" w:hAnsi="Times New Roman" w:cs="Times New Roman"/>
          <w:bCs/>
          <w:i/>
          <w:iCs/>
          <w:szCs w:val="24"/>
        </w:rPr>
        <w:t>AASM Scoring Manual</w:t>
      </w:r>
      <w:r w:rsidRPr="00A466EB">
        <w:rPr>
          <w:rFonts w:ascii="Times New Roman" w:eastAsia="Calibri" w:hAnsi="Times New Roman" w:cs="Times New Roman"/>
          <w:bCs/>
          <w:szCs w:val="24"/>
        </w:rPr>
        <w:t xml:space="preserve"> are at the discretion of the sleep clinician.</w:t>
      </w:r>
    </w:p>
    <w:p w14:paraId="69E9EE4C" w14:textId="5D8E2169" w:rsidR="00B8357A" w:rsidRPr="00A466EB" w:rsidRDefault="00B8357A" w:rsidP="00B8357A">
      <w:pPr>
        <w:numPr>
          <w:ilvl w:val="0"/>
          <w:numId w:val="3"/>
        </w:numPr>
        <w:spacing w:after="200" w:line="276" w:lineRule="auto"/>
        <w:contextualSpacing/>
        <w:rPr>
          <w:rFonts w:ascii="Times New Roman" w:eastAsia="Calibri" w:hAnsi="Times New Roman" w:cs="Times New Roman"/>
          <w:b/>
          <w:szCs w:val="24"/>
        </w:rPr>
      </w:pPr>
      <w:r w:rsidRPr="00A466EB">
        <w:rPr>
          <w:rFonts w:ascii="Times New Roman" w:eastAsia="Calibri" w:hAnsi="Times New Roman" w:cs="Times New Roman"/>
          <w:szCs w:val="24"/>
        </w:rPr>
        <w:t xml:space="preserve">A </w:t>
      </w:r>
      <w:r w:rsidR="00030781" w:rsidRPr="000119DF">
        <w:rPr>
          <w:rFonts w:ascii="Times New Roman" w:eastAsia="Calibri" w:hAnsi="Times New Roman" w:cs="Times New Roman"/>
          <w:szCs w:val="24"/>
        </w:rPr>
        <w:t xml:space="preserve">50-microvolt </w:t>
      </w:r>
      <w:r w:rsidRPr="00A466EB">
        <w:rPr>
          <w:rFonts w:ascii="Times New Roman" w:eastAsia="Calibri" w:hAnsi="Times New Roman" w:cs="Times New Roman"/>
          <w:szCs w:val="24"/>
        </w:rPr>
        <w:t xml:space="preserve">standard calibration is performed on all recording channels. </w:t>
      </w:r>
    </w:p>
    <w:p w14:paraId="4E67C49B" w14:textId="30A4AA83" w:rsidR="00B8357A" w:rsidRPr="00A466EB" w:rsidRDefault="00B8357A" w:rsidP="00B8357A">
      <w:pPr>
        <w:numPr>
          <w:ilvl w:val="0"/>
          <w:numId w:val="3"/>
        </w:numPr>
        <w:spacing w:after="200" w:line="276" w:lineRule="auto"/>
        <w:contextualSpacing/>
        <w:rPr>
          <w:rFonts w:ascii="Times New Roman" w:eastAsia="Calibri" w:hAnsi="Times New Roman" w:cs="Times New Roman"/>
          <w:b/>
          <w:color w:val="C00000"/>
          <w:szCs w:val="24"/>
        </w:rPr>
      </w:pPr>
      <w:r w:rsidRPr="00A466EB">
        <w:rPr>
          <w:rFonts w:ascii="Times New Roman" w:eastAsia="Calibri" w:hAnsi="Times New Roman" w:cs="Times New Roman"/>
          <w:szCs w:val="24"/>
        </w:rPr>
        <w:t xml:space="preserve">The electrodes should be inspected for good adherence, and any loose electrodes </w:t>
      </w:r>
      <w:r w:rsidR="007C3785">
        <w:rPr>
          <w:rFonts w:ascii="Times New Roman" w:eastAsia="Calibri" w:hAnsi="Times New Roman" w:cs="Times New Roman"/>
          <w:szCs w:val="24"/>
        </w:rPr>
        <w:t>should be</w:t>
      </w:r>
      <w:r w:rsidR="007C3785" w:rsidRPr="00A466EB">
        <w:rPr>
          <w:rFonts w:ascii="Times New Roman" w:eastAsia="Calibri" w:hAnsi="Times New Roman" w:cs="Times New Roman"/>
          <w:szCs w:val="24"/>
        </w:rPr>
        <w:t xml:space="preserve"> </w:t>
      </w:r>
      <w:r w:rsidRPr="00A466EB">
        <w:rPr>
          <w:rFonts w:ascii="Times New Roman" w:eastAsia="Calibri" w:hAnsi="Times New Roman" w:cs="Times New Roman"/>
          <w:szCs w:val="24"/>
        </w:rPr>
        <w:t xml:space="preserve">replaced. </w:t>
      </w:r>
    </w:p>
    <w:p w14:paraId="7DEE56D5" w14:textId="5D875A30" w:rsidR="00B8357A" w:rsidRPr="00A466EB" w:rsidRDefault="00B8357A" w:rsidP="00B8357A">
      <w:pPr>
        <w:numPr>
          <w:ilvl w:val="0"/>
          <w:numId w:val="3"/>
        </w:numPr>
        <w:spacing w:after="200" w:line="276" w:lineRule="auto"/>
        <w:contextualSpacing/>
        <w:rPr>
          <w:rFonts w:ascii="Times New Roman" w:eastAsia="Calibri" w:hAnsi="Times New Roman" w:cs="Times New Roman"/>
          <w:b/>
          <w:color w:val="C00000"/>
          <w:szCs w:val="24"/>
        </w:rPr>
      </w:pPr>
      <w:r w:rsidRPr="00A466EB">
        <w:rPr>
          <w:rFonts w:ascii="Times New Roman" w:eastAsia="Calibri" w:hAnsi="Times New Roman" w:cs="Times New Roman"/>
          <w:szCs w:val="24"/>
        </w:rPr>
        <w:t xml:space="preserve">An impedance check should be performed, and any electrodes </w:t>
      </w:r>
      <w:r w:rsidR="007C3785" w:rsidRPr="000119DF">
        <w:rPr>
          <w:rFonts w:ascii="Times New Roman" w:eastAsia="Calibri" w:hAnsi="Times New Roman" w:cs="Times New Roman"/>
          <w:szCs w:val="24"/>
        </w:rPr>
        <w:t>&gt;5000</w:t>
      </w:r>
      <w:r w:rsidR="007C3785">
        <w:rPr>
          <w:rFonts w:ascii="Times New Roman" w:eastAsia="Calibri" w:hAnsi="Times New Roman" w:cs="Times New Roman"/>
          <w:szCs w:val="24"/>
        </w:rPr>
        <w:t xml:space="preserve"> </w:t>
      </w:r>
      <w:r w:rsidR="007C3785" w:rsidRPr="000119DF">
        <w:rPr>
          <w:rFonts w:ascii="Times New Roman" w:eastAsia="Calibri" w:hAnsi="Times New Roman" w:cs="Times New Roman"/>
          <w:szCs w:val="24"/>
        </w:rPr>
        <w:t>ohms</w:t>
      </w:r>
      <w:r w:rsidRPr="00A466EB">
        <w:rPr>
          <w:rFonts w:ascii="Times New Roman" w:eastAsia="Calibri" w:hAnsi="Times New Roman" w:cs="Times New Roman"/>
          <w:szCs w:val="24"/>
        </w:rPr>
        <w:t xml:space="preserve"> </w:t>
      </w:r>
      <w:r w:rsidR="00B96A11">
        <w:rPr>
          <w:rFonts w:ascii="Times New Roman" w:eastAsia="Calibri" w:hAnsi="Times New Roman" w:cs="Times New Roman"/>
          <w:szCs w:val="24"/>
        </w:rPr>
        <w:t xml:space="preserve">should be </w:t>
      </w:r>
      <w:r w:rsidRPr="00A466EB">
        <w:rPr>
          <w:rFonts w:ascii="Times New Roman" w:eastAsia="Calibri" w:hAnsi="Times New Roman" w:cs="Times New Roman"/>
          <w:szCs w:val="24"/>
        </w:rPr>
        <w:t>replaced and rechecked.</w:t>
      </w:r>
    </w:p>
    <w:p w14:paraId="3B861221" w14:textId="725F28EC" w:rsidR="00B8357A" w:rsidRPr="00A466EB" w:rsidRDefault="00B8357A" w:rsidP="00B8357A">
      <w:pPr>
        <w:numPr>
          <w:ilvl w:val="0"/>
          <w:numId w:val="3"/>
        </w:numPr>
        <w:spacing w:after="200" w:line="276" w:lineRule="auto"/>
        <w:contextualSpacing/>
        <w:rPr>
          <w:rFonts w:ascii="Times New Roman" w:eastAsia="Calibri" w:hAnsi="Times New Roman" w:cs="Times New Roman"/>
          <w:b/>
          <w:szCs w:val="24"/>
        </w:rPr>
      </w:pPr>
      <w:r w:rsidRPr="00A466EB">
        <w:rPr>
          <w:rFonts w:ascii="Times New Roman" w:eastAsia="Calibri" w:hAnsi="Times New Roman" w:cs="Times New Roman"/>
          <w:szCs w:val="24"/>
        </w:rPr>
        <w:t xml:space="preserve">Audiovisual recordings must be made during the wake trials and be accessible to interpreting sleep specialists. The patient must be </w:t>
      </w:r>
      <w:r w:rsidR="00B96A11" w:rsidRPr="000119DF">
        <w:rPr>
          <w:rFonts w:ascii="Times New Roman" w:eastAsia="Calibri" w:hAnsi="Times New Roman" w:cs="Times New Roman"/>
          <w:szCs w:val="24"/>
        </w:rPr>
        <w:t xml:space="preserve">audiovisually </w:t>
      </w:r>
      <w:r w:rsidRPr="00A466EB">
        <w:rPr>
          <w:rFonts w:ascii="Times New Roman" w:eastAsia="Calibri" w:hAnsi="Times New Roman" w:cs="Times New Roman"/>
          <w:szCs w:val="24"/>
        </w:rPr>
        <w:t>monitored throughout the day, but retention of recordings made between trials is discretionary.</w:t>
      </w:r>
    </w:p>
    <w:p w14:paraId="2172536F" w14:textId="47B1D35B" w:rsidR="00B8357A" w:rsidRPr="00A466EB" w:rsidRDefault="00B8357A" w:rsidP="00B8357A">
      <w:pPr>
        <w:numPr>
          <w:ilvl w:val="0"/>
          <w:numId w:val="3"/>
        </w:numPr>
        <w:spacing w:after="200" w:line="276" w:lineRule="auto"/>
        <w:contextualSpacing/>
        <w:rPr>
          <w:rFonts w:ascii="Times New Roman" w:eastAsia="Calibri" w:hAnsi="Times New Roman" w:cs="Times New Roman"/>
          <w:szCs w:val="24"/>
        </w:rPr>
      </w:pPr>
      <w:r w:rsidRPr="00A466EB">
        <w:rPr>
          <w:rFonts w:ascii="Times New Roman" w:eastAsia="Calibri" w:hAnsi="Times New Roman" w:cs="Times New Roman"/>
          <w:szCs w:val="24"/>
        </w:rPr>
        <w:t>The MWT should consist of four 40-minute wake trials. The initial trial should begin 1.5</w:t>
      </w:r>
      <w:r w:rsidR="007C3785">
        <w:rPr>
          <w:rFonts w:ascii="Times New Roman" w:eastAsia="Calibri" w:hAnsi="Times New Roman" w:cs="Times New Roman"/>
          <w:szCs w:val="24"/>
        </w:rPr>
        <w:t xml:space="preserve"> to </w:t>
      </w:r>
      <w:r w:rsidRPr="00A466EB">
        <w:rPr>
          <w:rFonts w:ascii="Times New Roman" w:eastAsia="Calibri" w:hAnsi="Times New Roman" w:cs="Times New Roman"/>
          <w:szCs w:val="24"/>
        </w:rPr>
        <w:t>3 hours after termination of the preceding night’s sleep at home, and a subsequent trial should begin 2 hours after the start of the prior trial.</w:t>
      </w:r>
    </w:p>
    <w:p w14:paraId="39F77BD4" w14:textId="7320A80A" w:rsidR="00B8357A" w:rsidRPr="00A466EB" w:rsidRDefault="00B8357A" w:rsidP="00B8357A">
      <w:pPr>
        <w:numPr>
          <w:ilvl w:val="0"/>
          <w:numId w:val="3"/>
        </w:numPr>
        <w:spacing w:after="200" w:line="276" w:lineRule="auto"/>
        <w:contextualSpacing/>
        <w:rPr>
          <w:rFonts w:ascii="Times New Roman" w:eastAsia="Calibri" w:hAnsi="Times New Roman" w:cs="Times New Roman"/>
          <w:szCs w:val="24"/>
        </w:rPr>
      </w:pPr>
      <w:r w:rsidRPr="00A466EB">
        <w:rPr>
          <w:rFonts w:ascii="Times New Roman" w:eastAsia="Calibri" w:hAnsi="Times New Roman" w:cs="Times New Roman"/>
          <w:szCs w:val="24"/>
        </w:rPr>
        <w:t xml:space="preserve">Before each wake trial, the patient should be offered the use of the restroom and queried regarding other requirements for </w:t>
      </w:r>
      <w:r w:rsidR="003E0FA4" w:rsidRPr="00A466EB">
        <w:rPr>
          <w:rFonts w:ascii="Times New Roman" w:eastAsia="Calibri" w:hAnsi="Times New Roman" w:cs="Times New Roman"/>
          <w:szCs w:val="24"/>
        </w:rPr>
        <w:t>comfort.</w:t>
      </w:r>
    </w:p>
    <w:p w14:paraId="665637D3" w14:textId="0C061A03" w:rsidR="00B8357A" w:rsidRPr="00A466EB" w:rsidRDefault="00B8357A" w:rsidP="00B8357A">
      <w:pPr>
        <w:numPr>
          <w:ilvl w:val="0"/>
          <w:numId w:val="3"/>
        </w:numPr>
        <w:spacing w:after="200" w:line="276" w:lineRule="auto"/>
        <w:contextualSpacing/>
        <w:rPr>
          <w:rFonts w:ascii="Times New Roman" w:eastAsia="Calibri" w:hAnsi="Times New Roman" w:cs="Times New Roman"/>
          <w:szCs w:val="24"/>
        </w:rPr>
      </w:pPr>
      <w:r w:rsidRPr="00A466EB">
        <w:rPr>
          <w:rFonts w:ascii="Times New Roman" w:eastAsia="Calibri" w:hAnsi="Times New Roman" w:cs="Times New Roman"/>
          <w:szCs w:val="24"/>
        </w:rPr>
        <w:t>Sleep rooms should be dimly lit, quiet, and at a comfortable temperature during testing. The light source should deliver an illuminance of 0.1</w:t>
      </w:r>
      <w:r w:rsidR="00B96A11">
        <w:rPr>
          <w:rFonts w:ascii="Times New Roman" w:eastAsia="Calibri" w:hAnsi="Times New Roman" w:cs="Times New Roman"/>
          <w:szCs w:val="24"/>
        </w:rPr>
        <w:t xml:space="preserve"> to </w:t>
      </w:r>
      <w:r w:rsidRPr="00A466EB">
        <w:rPr>
          <w:rFonts w:ascii="Times New Roman" w:eastAsia="Calibri" w:hAnsi="Times New Roman" w:cs="Times New Roman"/>
          <w:szCs w:val="24"/>
        </w:rPr>
        <w:t>0.13 lux at the corneal level (such as a 7.5-watt nightlight) placed 12 inches off the floor and 3 feet lateral to the patient’s head. The patient should be given sufficient time to acclimate to the recording room before the start of the first trial.</w:t>
      </w:r>
    </w:p>
    <w:p w14:paraId="14A88241" w14:textId="77777777" w:rsidR="00B8357A" w:rsidRPr="00A466EB" w:rsidRDefault="00B8357A" w:rsidP="00B8357A">
      <w:pPr>
        <w:numPr>
          <w:ilvl w:val="0"/>
          <w:numId w:val="3"/>
        </w:numPr>
        <w:spacing w:after="200" w:line="276" w:lineRule="auto"/>
        <w:contextualSpacing/>
        <w:rPr>
          <w:rFonts w:ascii="Times New Roman" w:eastAsia="Calibri" w:hAnsi="Times New Roman" w:cs="Times New Roman"/>
          <w:szCs w:val="24"/>
        </w:rPr>
      </w:pPr>
      <w:r w:rsidRPr="00A466EB">
        <w:rPr>
          <w:rFonts w:ascii="Times New Roman" w:eastAsia="Calibri" w:hAnsi="Times New Roman" w:cs="Times New Roman"/>
          <w:szCs w:val="24"/>
        </w:rPr>
        <w:t>The patient should be seated in a bed or reclining chair with the back and head comfortably supported. This should be the same for all wake trials.</w:t>
      </w:r>
    </w:p>
    <w:p w14:paraId="1F99C0F8" w14:textId="09904455" w:rsidR="00B8357A" w:rsidRPr="00A466EB" w:rsidRDefault="00B8357A" w:rsidP="00B8357A">
      <w:pPr>
        <w:numPr>
          <w:ilvl w:val="0"/>
          <w:numId w:val="3"/>
        </w:numPr>
        <w:spacing w:after="200" w:line="276" w:lineRule="auto"/>
        <w:contextualSpacing/>
        <w:rPr>
          <w:rFonts w:ascii="Times New Roman" w:eastAsia="Calibri" w:hAnsi="Times New Roman" w:cs="Times New Roman"/>
          <w:szCs w:val="24"/>
        </w:rPr>
      </w:pPr>
      <w:r w:rsidRPr="00A466EB">
        <w:rPr>
          <w:rFonts w:ascii="Times New Roman" w:eastAsia="Calibri" w:hAnsi="Times New Roman" w:cs="Times New Roman"/>
          <w:szCs w:val="24"/>
        </w:rPr>
        <w:t xml:space="preserve">Patient </w:t>
      </w:r>
      <w:r w:rsidR="00351A06" w:rsidRPr="00351A06">
        <w:rPr>
          <w:rFonts w:ascii="Times New Roman" w:eastAsia="Calibri" w:hAnsi="Times New Roman" w:cs="Times New Roman"/>
          <w:szCs w:val="24"/>
        </w:rPr>
        <w:t>biocalibration</w:t>
      </w:r>
      <w:r w:rsidRPr="00A466EB">
        <w:rPr>
          <w:rFonts w:ascii="Times New Roman" w:eastAsia="Calibri" w:hAnsi="Times New Roman" w:cs="Times New Roman"/>
          <w:szCs w:val="24"/>
        </w:rPr>
        <w:t xml:space="preserve"> should be conducted before starting each wake trial. Standard instructions include: </w:t>
      </w:r>
    </w:p>
    <w:p w14:paraId="688CBD43" w14:textId="28673EC7" w:rsidR="00B8357A" w:rsidRPr="00A466EB" w:rsidRDefault="00B8357A" w:rsidP="00B8357A">
      <w:pPr>
        <w:spacing w:after="200" w:line="276" w:lineRule="auto"/>
        <w:ind w:left="720" w:firstLine="720"/>
        <w:contextualSpacing/>
        <w:rPr>
          <w:rFonts w:ascii="Times New Roman" w:eastAsia="Calibri" w:hAnsi="Times New Roman" w:cs="Times New Roman"/>
          <w:szCs w:val="24"/>
        </w:rPr>
      </w:pPr>
      <w:r w:rsidRPr="00A466EB">
        <w:rPr>
          <w:rFonts w:ascii="Times New Roman" w:eastAsia="Calibri" w:hAnsi="Times New Roman" w:cs="Times New Roman"/>
          <w:szCs w:val="24"/>
        </w:rPr>
        <w:t>1</w:t>
      </w:r>
      <w:r w:rsidR="00DA50E9" w:rsidRPr="00A466EB">
        <w:rPr>
          <w:rFonts w:ascii="Times New Roman" w:eastAsia="Calibri" w:hAnsi="Times New Roman" w:cs="Times New Roman"/>
          <w:szCs w:val="24"/>
        </w:rPr>
        <w:t>4</w:t>
      </w:r>
      <w:r w:rsidRPr="00A466EB">
        <w:rPr>
          <w:rFonts w:ascii="Times New Roman" w:eastAsia="Calibri" w:hAnsi="Times New Roman" w:cs="Times New Roman"/>
          <w:szCs w:val="24"/>
        </w:rPr>
        <w:t xml:space="preserve">.1. “Sit quietly with your eyes open for 30 </w:t>
      </w:r>
      <w:r w:rsidR="003E0FA4" w:rsidRPr="00A466EB">
        <w:rPr>
          <w:rFonts w:ascii="Times New Roman" w:eastAsia="Calibri" w:hAnsi="Times New Roman" w:cs="Times New Roman"/>
          <w:szCs w:val="24"/>
        </w:rPr>
        <w:t>seconds.</w:t>
      </w:r>
      <w:r w:rsidRPr="00A466EB">
        <w:rPr>
          <w:rFonts w:ascii="Times New Roman" w:eastAsia="Calibri" w:hAnsi="Times New Roman" w:cs="Times New Roman"/>
          <w:szCs w:val="24"/>
        </w:rPr>
        <w:t xml:space="preserve">” </w:t>
      </w:r>
    </w:p>
    <w:p w14:paraId="7A45A501" w14:textId="1BE02240" w:rsidR="00B8357A" w:rsidRPr="00A466EB" w:rsidRDefault="00B8357A" w:rsidP="00B8357A">
      <w:pPr>
        <w:spacing w:after="200" w:line="276" w:lineRule="auto"/>
        <w:ind w:left="720"/>
        <w:contextualSpacing/>
        <w:rPr>
          <w:rFonts w:ascii="Times New Roman" w:eastAsia="Calibri" w:hAnsi="Times New Roman" w:cs="Times New Roman"/>
          <w:szCs w:val="24"/>
        </w:rPr>
      </w:pPr>
      <w:r w:rsidRPr="00A466EB">
        <w:rPr>
          <w:rFonts w:ascii="Times New Roman" w:eastAsia="Calibri" w:hAnsi="Times New Roman" w:cs="Times New Roman"/>
          <w:szCs w:val="24"/>
        </w:rPr>
        <w:t xml:space="preserve"> </w:t>
      </w:r>
      <w:r w:rsidRPr="00A466EB">
        <w:rPr>
          <w:rFonts w:ascii="Times New Roman" w:eastAsia="Calibri" w:hAnsi="Times New Roman" w:cs="Times New Roman"/>
          <w:szCs w:val="24"/>
        </w:rPr>
        <w:tab/>
        <w:t>1</w:t>
      </w:r>
      <w:r w:rsidR="00DA50E9" w:rsidRPr="00A466EB">
        <w:rPr>
          <w:rFonts w:ascii="Times New Roman" w:eastAsia="Calibri" w:hAnsi="Times New Roman" w:cs="Times New Roman"/>
          <w:szCs w:val="24"/>
        </w:rPr>
        <w:t>4</w:t>
      </w:r>
      <w:r w:rsidRPr="00A466EB">
        <w:rPr>
          <w:rFonts w:ascii="Times New Roman" w:eastAsia="Calibri" w:hAnsi="Times New Roman" w:cs="Times New Roman"/>
          <w:szCs w:val="24"/>
        </w:rPr>
        <w:t>.2. “Close both eyes for 30 seconds</w:t>
      </w:r>
      <w:r w:rsidR="003E0FA4" w:rsidRPr="00A466EB">
        <w:rPr>
          <w:rFonts w:ascii="Times New Roman" w:eastAsia="Calibri" w:hAnsi="Times New Roman" w:cs="Times New Roman"/>
          <w:szCs w:val="24"/>
        </w:rPr>
        <w:t>.</w:t>
      </w:r>
      <w:r w:rsidRPr="00A466EB">
        <w:rPr>
          <w:rFonts w:ascii="Times New Roman" w:eastAsia="Calibri" w:hAnsi="Times New Roman" w:cs="Times New Roman"/>
          <w:szCs w:val="24"/>
        </w:rPr>
        <w:t>”</w:t>
      </w:r>
    </w:p>
    <w:p w14:paraId="5CD80641" w14:textId="7CED52BF" w:rsidR="00B8357A" w:rsidRPr="00A466EB" w:rsidRDefault="00B8357A" w:rsidP="00B8357A">
      <w:pPr>
        <w:spacing w:after="200" w:line="240" w:lineRule="auto"/>
        <w:ind w:left="2160" w:hanging="720"/>
        <w:contextualSpacing/>
        <w:rPr>
          <w:rFonts w:ascii="Times New Roman" w:eastAsia="Calibri" w:hAnsi="Times New Roman" w:cs="Times New Roman"/>
          <w:szCs w:val="24"/>
        </w:rPr>
      </w:pPr>
      <w:r w:rsidRPr="00A466EB">
        <w:rPr>
          <w:rFonts w:ascii="Times New Roman" w:eastAsia="Calibri" w:hAnsi="Times New Roman" w:cs="Times New Roman"/>
          <w:szCs w:val="24"/>
        </w:rPr>
        <w:t>1</w:t>
      </w:r>
      <w:r w:rsidR="00DA50E9" w:rsidRPr="00A466EB">
        <w:rPr>
          <w:rFonts w:ascii="Times New Roman" w:eastAsia="Calibri" w:hAnsi="Times New Roman" w:cs="Times New Roman"/>
          <w:szCs w:val="24"/>
        </w:rPr>
        <w:t>4</w:t>
      </w:r>
      <w:r w:rsidRPr="00A466EB">
        <w:rPr>
          <w:rFonts w:ascii="Times New Roman" w:eastAsia="Calibri" w:hAnsi="Times New Roman" w:cs="Times New Roman"/>
          <w:szCs w:val="24"/>
        </w:rPr>
        <w:t>.3. “Without moving your head, look to the right, then left, then right, then left, right and then left.”</w:t>
      </w:r>
    </w:p>
    <w:p w14:paraId="6674E538" w14:textId="5274210A" w:rsidR="00B8357A" w:rsidRPr="00A466EB" w:rsidRDefault="00B8357A" w:rsidP="00B8357A">
      <w:pPr>
        <w:spacing w:after="200" w:line="276" w:lineRule="auto"/>
        <w:ind w:left="720" w:firstLine="720"/>
        <w:contextualSpacing/>
        <w:rPr>
          <w:rFonts w:ascii="Times New Roman" w:eastAsia="Calibri" w:hAnsi="Times New Roman" w:cs="Times New Roman"/>
          <w:szCs w:val="24"/>
        </w:rPr>
      </w:pPr>
      <w:r w:rsidRPr="00A466EB">
        <w:rPr>
          <w:rFonts w:ascii="Times New Roman" w:eastAsia="Calibri" w:hAnsi="Times New Roman" w:cs="Times New Roman"/>
          <w:szCs w:val="24"/>
        </w:rPr>
        <w:t>1</w:t>
      </w:r>
      <w:r w:rsidR="00DA50E9" w:rsidRPr="00A466EB">
        <w:rPr>
          <w:rFonts w:ascii="Times New Roman" w:eastAsia="Calibri" w:hAnsi="Times New Roman" w:cs="Times New Roman"/>
          <w:szCs w:val="24"/>
        </w:rPr>
        <w:t>4</w:t>
      </w:r>
      <w:r w:rsidRPr="00A466EB">
        <w:rPr>
          <w:rFonts w:ascii="Times New Roman" w:eastAsia="Calibri" w:hAnsi="Times New Roman" w:cs="Times New Roman"/>
          <w:szCs w:val="24"/>
        </w:rPr>
        <w:t>.4 “Blink eyes slowly for 5 times.”</w:t>
      </w:r>
    </w:p>
    <w:p w14:paraId="2D8A8DFB" w14:textId="285E39E8" w:rsidR="00B8357A" w:rsidRPr="00A466EB" w:rsidRDefault="00B8357A" w:rsidP="00B8357A">
      <w:pPr>
        <w:spacing w:after="200" w:line="276" w:lineRule="auto"/>
        <w:ind w:left="720" w:firstLine="720"/>
        <w:contextualSpacing/>
        <w:rPr>
          <w:rFonts w:ascii="Times New Roman" w:eastAsia="Calibri" w:hAnsi="Times New Roman" w:cs="Times New Roman"/>
          <w:szCs w:val="24"/>
        </w:rPr>
      </w:pPr>
      <w:r w:rsidRPr="00A466EB">
        <w:rPr>
          <w:rFonts w:ascii="Times New Roman" w:eastAsia="Calibri" w:hAnsi="Times New Roman" w:cs="Times New Roman"/>
          <w:szCs w:val="24"/>
        </w:rPr>
        <w:t>1</w:t>
      </w:r>
      <w:r w:rsidR="00DA50E9" w:rsidRPr="00A466EB">
        <w:rPr>
          <w:rFonts w:ascii="Times New Roman" w:eastAsia="Calibri" w:hAnsi="Times New Roman" w:cs="Times New Roman"/>
          <w:szCs w:val="24"/>
        </w:rPr>
        <w:t>4</w:t>
      </w:r>
      <w:r w:rsidRPr="00A466EB">
        <w:rPr>
          <w:rFonts w:ascii="Times New Roman" w:eastAsia="Calibri" w:hAnsi="Times New Roman" w:cs="Times New Roman"/>
          <w:szCs w:val="24"/>
        </w:rPr>
        <w:t>.5 “Clench or grit your teeth tightly together.”</w:t>
      </w:r>
    </w:p>
    <w:p w14:paraId="37759A98" w14:textId="77777777" w:rsidR="00B8357A" w:rsidRPr="00A466EB" w:rsidRDefault="00B8357A" w:rsidP="00B8357A">
      <w:pPr>
        <w:pStyle w:val="ListParagraph"/>
        <w:numPr>
          <w:ilvl w:val="0"/>
          <w:numId w:val="3"/>
        </w:numPr>
        <w:spacing w:after="200" w:line="276" w:lineRule="auto"/>
        <w:rPr>
          <w:rFonts w:ascii="Times New Roman" w:hAnsi="Times New Roman" w:cs="Times New Roman"/>
          <w:b/>
          <w:szCs w:val="24"/>
        </w:rPr>
      </w:pPr>
      <w:r w:rsidRPr="00A466EB">
        <w:rPr>
          <w:rFonts w:ascii="Times New Roman" w:hAnsi="Times New Roman" w:cs="Times New Roman"/>
          <w:szCs w:val="24"/>
        </w:rPr>
        <w:lastRenderedPageBreak/>
        <w:t xml:space="preserve">At the start of each wake trial, the patient should be instructed as follows: “Please sit still and remain awake for as long as possible. Look directly ahead of you, and do not look directly at the light.” </w:t>
      </w:r>
    </w:p>
    <w:p w14:paraId="35B88CD7" w14:textId="77777777" w:rsidR="00B8357A" w:rsidRPr="00A466EB" w:rsidRDefault="00B8357A" w:rsidP="00B8357A">
      <w:pPr>
        <w:pStyle w:val="ListParagraph"/>
        <w:rPr>
          <w:rFonts w:ascii="Times New Roman" w:hAnsi="Times New Roman" w:cs="Times New Roman"/>
          <w:b/>
          <w:szCs w:val="24"/>
        </w:rPr>
      </w:pPr>
      <w:r w:rsidRPr="00A466EB">
        <w:rPr>
          <w:rFonts w:ascii="Times New Roman" w:hAnsi="Times New Roman" w:cs="Times New Roman"/>
          <w:szCs w:val="24"/>
        </w:rPr>
        <w:t>Testing starts immediately after instructions are given, and bedroom lights are turned off.</w:t>
      </w:r>
    </w:p>
    <w:p w14:paraId="03FFE2DC" w14:textId="77777777" w:rsidR="00B8357A" w:rsidRPr="00A466EB" w:rsidRDefault="00B8357A" w:rsidP="00B8357A">
      <w:pPr>
        <w:pStyle w:val="ListParagraph"/>
        <w:numPr>
          <w:ilvl w:val="0"/>
          <w:numId w:val="3"/>
        </w:numPr>
        <w:spacing w:after="200" w:line="276" w:lineRule="auto"/>
        <w:rPr>
          <w:rFonts w:ascii="Times New Roman" w:hAnsi="Times New Roman" w:cs="Times New Roman"/>
          <w:b/>
          <w:szCs w:val="24"/>
        </w:rPr>
      </w:pPr>
      <w:r w:rsidRPr="00A466EB">
        <w:rPr>
          <w:rFonts w:ascii="Times New Roman" w:hAnsi="Times New Roman" w:cs="Times New Roman"/>
          <w:szCs w:val="24"/>
        </w:rPr>
        <w:t>Each wake trial is ended once the patient has 3 consecutive epochs of stage N1 sleep or 1 epoch of any other sleep stage or after 40 minutes.</w:t>
      </w:r>
    </w:p>
    <w:p w14:paraId="0AAEC1BB" w14:textId="77777777" w:rsidR="00B8357A" w:rsidRPr="00A466EB" w:rsidRDefault="00B8357A" w:rsidP="00B8357A">
      <w:pPr>
        <w:pStyle w:val="ListParagraph"/>
        <w:numPr>
          <w:ilvl w:val="0"/>
          <w:numId w:val="3"/>
        </w:numPr>
        <w:spacing w:after="200" w:line="276" w:lineRule="auto"/>
        <w:rPr>
          <w:rFonts w:ascii="Times New Roman" w:hAnsi="Times New Roman" w:cs="Times New Roman"/>
          <w:szCs w:val="24"/>
        </w:rPr>
      </w:pPr>
      <w:r w:rsidRPr="00A466EB">
        <w:rPr>
          <w:rFonts w:ascii="Times New Roman" w:hAnsi="Times New Roman" w:cs="Times New Roman"/>
          <w:szCs w:val="24"/>
        </w:rPr>
        <w:t>Stimulating activities such as consuming nicotine and the use of electronic devices and cell phones should end at least 30 minutes before each wake trial. Vigorous physical activity and prolonged exposures to sunlight/bright artificial light should be avoided all day.</w:t>
      </w:r>
    </w:p>
    <w:p w14:paraId="6D4AD210" w14:textId="77777777" w:rsidR="00B8357A" w:rsidRPr="00A466EB" w:rsidRDefault="00B8357A" w:rsidP="00B8357A">
      <w:pPr>
        <w:pStyle w:val="ListParagraph"/>
        <w:numPr>
          <w:ilvl w:val="0"/>
          <w:numId w:val="3"/>
        </w:numPr>
        <w:spacing w:after="200" w:line="276" w:lineRule="auto"/>
        <w:rPr>
          <w:rFonts w:ascii="Times New Roman" w:hAnsi="Times New Roman" w:cs="Times New Roman"/>
          <w:b/>
          <w:szCs w:val="24"/>
        </w:rPr>
      </w:pPr>
      <w:r w:rsidRPr="00A466EB">
        <w:rPr>
          <w:rFonts w:ascii="Times New Roman" w:hAnsi="Times New Roman" w:cs="Times New Roman"/>
          <w:szCs w:val="24"/>
        </w:rPr>
        <w:t>Between wake trials, the patient should be out of bed and not permitted to sleep.</w:t>
      </w:r>
    </w:p>
    <w:p w14:paraId="6A699351" w14:textId="77777777" w:rsidR="00B8357A" w:rsidRPr="00A466EB" w:rsidRDefault="00B8357A" w:rsidP="00B8357A">
      <w:pPr>
        <w:pStyle w:val="ListParagraph"/>
        <w:numPr>
          <w:ilvl w:val="0"/>
          <w:numId w:val="3"/>
        </w:numPr>
        <w:spacing w:after="200" w:line="276" w:lineRule="auto"/>
        <w:rPr>
          <w:rFonts w:ascii="Times New Roman" w:hAnsi="Times New Roman" w:cs="Times New Roman"/>
          <w:b/>
          <w:szCs w:val="24"/>
        </w:rPr>
      </w:pPr>
      <w:r w:rsidRPr="00A466EB">
        <w:rPr>
          <w:rFonts w:ascii="Times New Roman" w:hAnsi="Times New Roman" w:cs="Times New Roman"/>
          <w:szCs w:val="24"/>
        </w:rPr>
        <w:t>A light breakfast at least 1 hour before the first wake trial and a light lunch immediately after the termination of the second wake trial are recommended.</w:t>
      </w:r>
    </w:p>
    <w:p w14:paraId="6F456CA7" w14:textId="77777777" w:rsidR="00B8357A" w:rsidRPr="00A466EB" w:rsidRDefault="00B8357A" w:rsidP="00B8357A">
      <w:pPr>
        <w:pStyle w:val="ListParagraph"/>
        <w:numPr>
          <w:ilvl w:val="0"/>
          <w:numId w:val="3"/>
        </w:numPr>
        <w:spacing w:after="200" w:line="276" w:lineRule="auto"/>
        <w:rPr>
          <w:rFonts w:ascii="Times New Roman" w:hAnsi="Times New Roman" w:cs="Times New Roman"/>
          <w:szCs w:val="24"/>
        </w:rPr>
      </w:pPr>
      <w:r w:rsidRPr="00A466EB">
        <w:rPr>
          <w:rFonts w:ascii="Times New Roman" w:hAnsi="Times New Roman" w:cs="Times New Roman"/>
          <w:szCs w:val="24"/>
        </w:rPr>
        <w:t>Urine drug screening should be employed when indicated to ensure that the MWT results are not confounded by inadvertent, intentional, or illicit medication or substance use.</w:t>
      </w:r>
    </w:p>
    <w:p w14:paraId="556647E4" w14:textId="77777777" w:rsidR="00B8357A" w:rsidRDefault="00B8357A" w:rsidP="00B8357A">
      <w:pPr>
        <w:pStyle w:val="SampleListStyles-SampleNumListTier1Start"/>
        <w:numPr>
          <w:ilvl w:val="0"/>
          <w:numId w:val="0"/>
        </w:numPr>
        <w:rPr>
          <w:rStyle w:val="BoldBlue"/>
          <w:rFonts w:ascii="Times New Roman" w:hAnsi="Times New Roman" w:cs="Times New Roman"/>
          <w:color w:val="auto"/>
          <w:sz w:val="24"/>
          <w:szCs w:val="24"/>
        </w:rPr>
      </w:pPr>
      <w:bookmarkStart w:id="9" w:name="_Hlk100909978"/>
      <w:r w:rsidRPr="00A466EB">
        <w:rPr>
          <w:rStyle w:val="BoldBlue"/>
          <w:rFonts w:ascii="Times New Roman" w:hAnsi="Times New Roman" w:cs="Times New Roman"/>
          <w:color w:val="auto"/>
          <w:sz w:val="24"/>
          <w:szCs w:val="24"/>
        </w:rPr>
        <w:t>Data Acquisition &amp; Reporting</w:t>
      </w:r>
    </w:p>
    <w:p w14:paraId="56B5F720" w14:textId="600C77DE" w:rsidR="00072BA3" w:rsidRPr="00A466EB" w:rsidDel="00CB7FC5" w:rsidRDefault="00072BA3" w:rsidP="00072BA3">
      <w:pPr>
        <w:pStyle w:val="SampleListStyles-SampleNumListTier1Start"/>
        <w:numPr>
          <w:ilvl w:val="0"/>
          <w:numId w:val="0"/>
        </w:numPr>
        <w:rPr>
          <w:del w:id="10" w:author="Kristina Paprocki" w:date="2024-12-09T08:02:00Z" w16du:dateUtc="2024-12-09T14:02:00Z"/>
          <w:rStyle w:val="BoldBlue"/>
          <w:rFonts w:ascii="Times New Roman" w:hAnsi="Times New Roman" w:cs="Times New Roman"/>
          <w:b w:val="0"/>
          <w:bCs/>
          <w:color w:val="auto"/>
          <w:sz w:val="24"/>
          <w:szCs w:val="24"/>
        </w:rPr>
      </w:pPr>
      <w:r w:rsidRPr="00A466EB">
        <w:rPr>
          <w:rStyle w:val="BoldBlue"/>
          <w:rFonts w:ascii="Times New Roman" w:hAnsi="Times New Roman" w:cs="Times New Roman"/>
          <w:b w:val="0"/>
          <w:bCs/>
          <w:color w:val="auto"/>
          <w:sz w:val="24"/>
          <w:szCs w:val="24"/>
        </w:rPr>
        <w:t>Data acquisition and reporting include the following:</w:t>
      </w:r>
    </w:p>
    <w:p w14:paraId="07B46E84" w14:textId="77777777" w:rsidR="00072BA3" w:rsidRPr="00A466EB" w:rsidRDefault="00072BA3" w:rsidP="00B8357A">
      <w:pPr>
        <w:pStyle w:val="SampleListStyles-SampleNumListTier1Start"/>
        <w:numPr>
          <w:ilvl w:val="0"/>
          <w:numId w:val="0"/>
        </w:numPr>
        <w:rPr>
          <w:rStyle w:val="BoldBlue"/>
          <w:rFonts w:ascii="Times New Roman" w:hAnsi="Times New Roman" w:cs="Times New Roman"/>
          <w:color w:val="auto"/>
          <w:sz w:val="24"/>
          <w:szCs w:val="24"/>
        </w:rPr>
      </w:pPr>
    </w:p>
    <w:bookmarkEnd w:id="9"/>
    <w:p w14:paraId="4FE0CE2B" w14:textId="575A0785" w:rsidR="00B8357A" w:rsidRPr="00A466EB" w:rsidRDefault="00072BA3" w:rsidP="00B8357A">
      <w:pPr>
        <w:numPr>
          <w:ilvl w:val="0"/>
          <w:numId w:val="4"/>
        </w:numPr>
        <w:spacing w:after="200" w:line="276" w:lineRule="auto"/>
        <w:contextualSpacing/>
        <w:rPr>
          <w:rFonts w:ascii="Times New Roman" w:eastAsia="Calibri" w:hAnsi="Times New Roman" w:cs="Times New Roman"/>
          <w:b/>
          <w:szCs w:val="24"/>
        </w:rPr>
      </w:pPr>
      <w:r>
        <w:rPr>
          <w:rFonts w:ascii="Times New Roman" w:eastAsia="Calibri" w:hAnsi="Times New Roman" w:cs="Times New Roman"/>
          <w:szCs w:val="24"/>
        </w:rPr>
        <w:t>p</w:t>
      </w:r>
      <w:r w:rsidR="00B8357A" w:rsidRPr="00A466EB">
        <w:rPr>
          <w:rFonts w:ascii="Times New Roman" w:eastAsia="Calibri" w:hAnsi="Times New Roman" w:cs="Times New Roman"/>
          <w:szCs w:val="24"/>
        </w:rPr>
        <w:t>atient demographics (name, DOB, test date, BMI, medical record number)</w:t>
      </w:r>
    </w:p>
    <w:p w14:paraId="7E522760" w14:textId="1DE424E6" w:rsidR="00B8357A" w:rsidRPr="00A466EB" w:rsidRDefault="00072BA3" w:rsidP="00B8357A">
      <w:pPr>
        <w:numPr>
          <w:ilvl w:val="0"/>
          <w:numId w:val="4"/>
        </w:numPr>
        <w:spacing w:after="200" w:line="276" w:lineRule="auto"/>
        <w:contextualSpacing/>
        <w:rPr>
          <w:rFonts w:ascii="Times New Roman" w:eastAsia="Calibri" w:hAnsi="Times New Roman" w:cs="Times New Roman"/>
          <w:b/>
          <w:szCs w:val="24"/>
        </w:rPr>
      </w:pPr>
      <w:r>
        <w:rPr>
          <w:rFonts w:ascii="Times New Roman" w:eastAsia="Calibri" w:hAnsi="Times New Roman" w:cs="Times New Roman"/>
          <w:szCs w:val="24"/>
        </w:rPr>
        <w:t>n</w:t>
      </w:r>
      <w:r w:rsidR="00B8357A" w:rsidRPr="00A466EB">
        <w:rPr>
          <w:rFonts w:ascii="Times New Roman" w:eastAsia="Calibri" w:hAnsi="Times New Roman" w:cs="Times New Roman"/>
          <w:szCs w:val="24"/>
        </w:rPr>
        <w:t>ames of referring clinician, sleep specialist, and sleep technologist</w:t>
      </w:r>
    </w:p>
    <w:p w14:paraId="30BD9353" w14:textId="546846BF" w:rsidR="00B8357A" w:rsidRPr="00A466EB" w:rsidRDefault="00072BA3" w:rsidP="00B8357A">
      <w:pPr>
        <w:numPr>
          <w:ilvl w:val="0"/>
          <w:numId w:val="4"/>
        </w:numPr>
        <w:spacing w:after="200" w:line="276" w:lineRule="auto"/>
        <w:contextualSpacing/>
        <w:rPr>
          <w:rFonts w:ascii="Times New Roman" w:eastAsia="Calibri" w:hAnsi="Times New Roman" w:cs="Times New Roman"/>
          <w:b/>
          <w:szCs w:val="24"/>
        </w:rPr>
      </w:pPr>
      <w:r>
        <w:rPr>
          <w:rFonts w:ascii="Times New Roman" w:eastAsia="Calibri" w:hAnsi="Times New Roman" w:cs="Times New Roman"/>
          <w:szCs w:val="24"/>
        </w:rPr>
        <w:t>d</w:t>
      </w:r>
      <w:r w:rsidR="00B8357A" w:rsidRPr="00A466EB">
        <w:rPr>
          <w:rFonts w:ascii="Times New Roman" w:eastAsia="Calibri" w:hAnsi="Times New Roman" w:cs="Times New Roman"/>
          <w:szCs w:val="24"/>
        </w:rPr>
        <w:t>ocumentation of medications used within 24 hours of and during the MWT and any changes to medications within last 2 weeks. If performed, the type of drug screening should be documented</w:t>
      </w:r>
      <w:del w:id="11" w:author="Kristina Paprocki" w:date="2024-12-09T08:02:00Z" w16du:dateUtc="2024-12-09T14:02:00Z">
        <w:r w:rsidR="00B8357A" w:rsidRPr="00A466EB" w:rsidDel="00CB7FC5">
          <w:rPr>
            <w:rFonts w:ascii="Times New Roman" w:eastAsia="Calibri" w:hAnsi="Times New Roman" w:cs="Times New Roman"/>
            <w:szCs w:val="24"/>
          </w:rPr>
          <w:delText>.</w:delText>
        </w:r>
      </w:del>
    </w:p>
    <w:p w14:paraId="73C99DF5" w14:textId="1F838CE5" w:rsidR="00B8357A" w:rsidRPr="00A466EB" w:rsidRDefault="00072BA3" w:rsidP="00B8357A">
      <w:pPr>
        <w:numPr>
          <w:ilvl w:val="0"/>
          <w:numId w:val="4"/>
        </w:numPr>
        <w:spacing w:after="200" w:line="276" w:lineRule="auto"/>
        <w:contextualSpacing/>
        <w:rPr>
          <w:rFonts w:ascii="Times New Roman" w:eastAsia="Calibri" w:hAnsi="Times New Roman" w:cs="Times New Roman"/>
          <w:b/>
          <w:szCs w:val="24"/>
        </w:rPr>
      </w:pPr>
      <w:r>
        <w:rPr>
          <w:rFonts w:ascii="Times New Roman" w:eastAsia="Calibri" w:hAnsi="Times New Roman" w:cs="Times New Roman"/>
          <w:szCs w:val="24"/>
        </w:rPr>
        <w:t>d</w:t>
      </w:r>
      <w:r w:rsidR="00B8357A" w:rsidRPr="00A466EB">
        <w:rPr>
          <w:rFonts w:ascii="Times New Roman" w:eastAsia="Calibri" w:hAnsi="Times New Roman" w:cs="Times New Roman"/>
          <w:szCs w:val="24"/>
        </w:rPr>
        <w:t>ocumentation of available prestudy data including sleep diary, actigraphy, and PAP download</w:t>
      </w:r>
      <w:del w:id="12" w:author="Kristina Paprocki" w:date="2024-12-09T08:02:00Z" w16du:dateUtc="2024-12-09T14:02:00Z">
        <w:r w:rsidR="00B8357A" w:rsidRPr="00A466EB" w:rsidDel="00CB7FC5">
          <w:rPr>
            <w:rFonts w:ascii="Times New Roman" w:eastAsia="Calibri" w:hAnsi="Times New Roman" w:cs="Times New Roman"/>
            <w:szCs w:val="24"/>
          </w:rPr>
          <w:delText>.</w:delText>
        </w:r>
      </w:del>
    </w:p>
    <w:p w14:paraId="18BDB2CC" w14:textId="10BD1AC7" w:rsidR="00B8357A" w:rsidRPr="00A466EB" w:rsidRDefault="005D6B5A" w:rsidP="00B8357A">
      <w:pPr>
        <w:numPr>
          <w:ilvl w:val="0"/>
          <w:numId w:val="4"/>
        </w:numPr>
        <w:spacing w:after="200" w:line="276" w:lineRule="auto"/>
        <w:contextualSpacing/>
        <w:rPr>
          <w:rFonts w:ascii="Times New Roman" w:eastAsia="Calibri" w:hAnsi="Times New Roman" w:cs="Times New Roman"/>
          <w:b/>
          <w:szCs w:val="24"/>
        </w:rPr>
      </w:pPr>
      <w:r>
        <w:rPr>
          <w:rFonts w:ascii="Times New Roman" w:eastAsia="Calibri" w:hAnsi="Times New Roman" w:cs="Times New Roman"/>
          <w:szCs w:val="24"/>
        </w:rPr>
        <w:t>r</w:t>
      </w:r>
      <w:r w:rsidR="00B8357A" w:rsidRPr="00A466EB">
        <w:rPr>
          <w:rFonts w:ascii="Times New Roman" w:eastAsia="Calibri" w:hAnsi="Times New Roman" w:cs="Times New Roman"/>
          <w:szCs w:val="24"/>
        </w:rPr>
        <w:t xml:space="preserve">ecording parameters including start time, end time, total sleep time, and sleep latency of each wake trial Sleep latency is defined as the time from </w:t>
      </w:r>
      <w:r w:rsidR="006936C8" w:rsidRPr="000119DF">
        <w:rPr>
          <w:rFonts w:ascii="Times New Roman" w:eastAsia="Calibri" w:hAnsi="Times New Roman" w:cs="Times New Roman"/>
          <w:szCs w:val="24"/>
        </w:rPr>
        <w:t>lights</w:t>
      </w:r>
      <w:r w:rsidR="006936C8">
        <w:rPr>
          <w:rFonts w:ascii="Times New Roman" w:eastAsia="Calibri" w:hAnsi="Times New Roman" w:cs="Times New Roman"/>
          <w:szCs w:val="24"/>
        </w:rPr>
        <w:t>-</w:t>
      </w:r>
      <w:r w:rsidR="006936C8" w:rsidRPr="000119DF">
        <w:rPr>
          <w:rFonts w:ascii="Times New Roman" w:eastAsia="Calibri" w:hAnsi="Times New Roman" w:cs="Times New Roman"/>
          <w:szCs w:val="24"/>
        </w:rPr>
        <w:t xml:space="preserve">out </w:t>
      </w:r>
      <w:r w:rsidR="00B8357A" w:rsidRPr="00A466EB">
        <w:rPr>
          <w:rFonts w:ascii="Times New Roman" w:eastAsia="Calibri" w:hAnsi="Times New Roman" w:cs="Times New Roman"/>
          <w:szCs w:val="24"/>
        </w:rPr>
        <w:t>until the start of the first epoch of any stage of sleep (an epoch of N1, N2, N3, or R)</w:t>
      </w:r>
      <w:del w:id="13" w:author="Kristina Paprocki" w:date="2024-12-09T08:02:00Z" w16du:dateUtc="2024-12-09T14:02:00Z">
        <w:r w:rsidR="00B8357A" w:rsidRPr="00A466EB" w:rsidDel="00CB7FC5">
          <w:rPr>
            <w:rFonts w:ascii="Times New Roman" w:eastAsia="Calibri" w:hAnsi="Times New Roman" w:cs="Times New Roman"/>
            <w:szCs w:val="24"/>
          </w:rPr>
          <w:delText>.</w:delText>
        </w:r>
      </w:del>
    </w:p>
    <w:p w14:paraId="4080FA13" w14:textId="713F6424" w:rsidR="00B8357A" w:rsidRPr="00A466EB" w:rsidRDefault="005D6B5A" w:rsidP="00B8357A">
      <w:pPr>
        <w:numPr>
          <w:ilvl w:val="0"/>
          <w:numId w:val="4"/>
        </w:numPr>
        <w:spacing w:after="200" w:line="276" w:lineRule="auto"/>
        <w:contextualSpacing/>
        <w:rPr>
          <w:rFonts w:ascii="Times New Roman" w:eastAsia="Calibri" w:hAnsi="Times New Roman" w:cs="Times New Roman"/>
          <w:b/>
          <w:szCs w:val="24"/>
        </w:rPr>
      </w:pPr>
      <w:r>
        <w:rPr>
          <w:rFonts w:ascii="Times New Roman" w:eastAsia="Calibri" w:hAnsi="Times New Roman" w:cs="Times New Roman"/>
          <w:szCs w:val="24"/>
        </w:rPr>
        <w:t>m</w:t>
      </w:r>
      <w:r w:rsidR="00B8357A" w:rsidRPr="00A466EB">
        <w:rPr>
          <w:rFonts w:ascii="Times New Roman" w:eastAsia="Calibri" w:hAnsi="Times New Roman" w:cs="Times New Roman"/>
          <w:szCs w:val="24"/>
        </w:rPr>
        <w:t>ean sleep latency averaged over the 4 wake trials If no sleep occurs on a trial, then 40 minutes is used as the sleep latency and in the calculation of the mean sleep latency</w:t>
      </w:r>
      <w:del w:id="14" w:author="Kristina Paprocki" w:date="2024-12-09T08:02:00Z" w16du:dateUtc="2024-12-09T14:02:00Z">
        <w:r w:rsidR="00B8357A" w:rsidRPr="00A466EB" w:rsidDel="00CB7FC5">
          <w:rPr>
            <w:rFonts w:ascii="Times New Roman" w:eastAsia="Calibri" w:hAnsi="Times New Roman" w:cs="Times New Roman"/>
            <w:szCs w:val="24"/>
          </w:rPr>
          <w:delText>.</w:delText>
        </w:r>
      </w:del>
    </w:p>
    <w:p w14:paraId="2F068D0F" w14:textId="37B8CC10" w:rsidR="00B8357A" w:rsidRPr="00A466EB" w:rsidRDefault="00CB7FC5" w:rsidP="00B8357A">
      <w:pPr>
        <w:numPr>
          <w:ilvl w:val="0"/>
          <w:numId w:val="4"/>
        </w:numPr>
        <w:spacing w:after="200" w:line="276" w:lineRule="auto"/>
        <w:contextualSpacing/>
        <w:rPr>
          <w:rFonts w:ascii="Times New Roman" w:eastAsia="Calibri" w:hAnsi="Times New Roman" w:cs="Times New Roman"/>
          <w:b/>
          <w:szCs w:val="24"/>
        </w:rPr>
      </w:pPr>
      <w:ins w:id="15" w:author="Kristina Paprocki" w:date="2024-12-09T08:03:00Z" w16du:dateUtc="2024-12-09T14:03:00Z">
        <w:r>
          <w:rPr>
            <w:rFonts w:ascii="Times New Roman" w:eastAsia="Calibri" w:hAnsi="Times New Roman" w:cs="Times New Roman"/>
            <w:szCs w:val="24"/>
          </w:rPr>
          <w:t>d</w:t>
        </w:r>
      </w:ins>
      <w:del w:id="16" w:author="Kristina Paprocki" w:date="2024-12-09T08:03:00Z" w16du:dateUtc="2024-12-09T14:03:00Z">
        <w:r w:rsidR="00B8357A" w:rsidRPr="00A466EB" w:rsidDel="00CB7FC5">
          <w:rPr>
            <w:rFonts w:ascii="Times New Roman" w:eastAsia="Calibri" w:hAnsi="Times New Roman" w:cs="Times New Roman"/>
            <w:szCs w:val="24"/>
          </w:rPr>
          <w:delText>D</w:delText>
        </w:r>
      </w:del>
      <w:r w:rsidR="00B8357A" w:rsidRPr="00A466EB">
        <w:rPr>
          <w:rFonts w:ascii="Times New Roman" w:eastAsia="Calibri" w:hAnsi="Times New Roman" w:cs="Times New Roman"/>
          <w:szCs w:val="24"/>
        </w:rPr>
        <w:t>eviations from ideal testing times and conditions (e.g., nicotine, caffeine, napping, cell phone, fire alarms, or other stimulating activities), should be documented by the sleep technologist</w:t>
      </w:r>
      <w:del w:id="17" w:author="Kristina Paprocki" w:date="2024-12-09T08:03:00Z" w16du:dateUtc="2024-12-09T14:03:00Z">
        <w:r w:rsidR="00B8357A" w:rsidRPr="00A466EB" w:rsidDel="00CB7FC5">
          <w:rPr>
            <w:rFonts w:ascii="Times New Roman" w:eastAsia="Calibri" w:hAnsi="Times New Roman" w:cs="Times New Roman"/>
            <w:szCs w:val="24"/>
          </w:rPr>
          <w:delText>.</w:delText>
        </w:r>
      </w:del>
    </w:p>
    <w:p w14:paraId="295E5058" w14:textId="72E6E300" w:rsidR="00B8357A" w:rsidRPr="00A466EB" w:rsidRDefault="00CB7FC5" w:rsidP="00B8357A">
      <w:pPr>
        <w:numPr>
          <w:ilvl w:val="0"/>
          <w:numId w:val="4"/>
        </w:numPr>
        <w:spacing w:after="200" w:line="276" w:lineRule="auto"/>
        <w:contextualSpacing/>
        <w:rPr>
          <w:rFonts w:ascii="Times New Roman" w:eastAsia="Calibri" w:hAnsi="Times New Roman" w:cs="Times New Roman"/>
          <w:b/>
          <w:szCs w:val="24"/>
        </w:rPr>
      </w:pPr>
      <w:ins w:id="18" w:author="Kristina Paprocki" w:date="2024-12-09T08:03:00Z" w16du:dateUtc="2024-12-09T14:03:00Z">
        <w:r>
          <w:rPr>
            <w:rFonts w:ascii="Times New Roman" w:eastAsia="Calibri" w:hAnsi="Times New Roman" w:cs="Times New Roman"/>
            <w:szCs w:val="24"/>
          </w:rPr>
          <w:t>i</w:t>
        </w:r>
      </w:ins>
      <w:del w:id="19" w:author="Kristina Paprocki" w:date="2024-12-09T08:03:00Z" w16du:dateUtc="2024-12-09T14:03:00Z">
        <w:r w:rsidR="00B8357A" w:rsidRPr="00A466EB" w:rsidDel="00CB7FC5">
          <w:rPr>
            <w:rFonts w:ascii="Times New Roman" w:eastAsia="Calibri" w:hAnsi="Times New Roman" w:cs="Times New Roman"/>
            <w:szCs w:val="24"/>
          </w:rPr>
          <w:delText>I</w:delText>
        </w:r>
      </w:del>
      <w:r w:rsidR="00B8357A" w:rsidRPr="00A466EB">
        <w:rPr>
          <w:rFonts w:ascii="Times New Roman" w:eastAsia="Calibri" w:hAnsi="Times New Roman" w:cs="Times New Roman"/>
          <w:szCs w:val="24"/>
        </w:rPr>
        <w:t>nterpretation of study findings with signature of board-certified sleep medicine physician</w:t>
      </w:r>
    </w:p>
    <w:p w14:paraId="223CF5EB" w14:textId="77777777" w:rsidR="00B8357A" w:rsidRPr="00A466EB" w:rsidRDefault="00B8357A" w:rsidP="00B8357A">
      <w:pPr>
        <w:pStyle w:val="SampleListStyles-SampleNumListTier1Start"/>
        <w:numPr>
          <w:ilvl w:val="0"/>
          <w:numId w:val="0"/>
        </w:numPr>
        <w:rPr>
          <w:rStyle w:val="BoldBlue"/>
          <w:rFonts w:ascii="Times New Roman" w:hAnsi="Times New Roman" w:cs="Times New Roman"/>
          <w:sz w:val="24"/>
          <w:szCs w:val="24"/>
        </w:rPr>
      </w:pPr>
      <w:r w:rsidRPr="00A466EB">
        <w:rPr>
          <w:rStyle w:val="BoldBlue"/>
          <w:rFonts w:ascii="Times New Roman" w:hAnsi="Times New Roman" w:cs="Times New Roman"/>
          <w:color w:val="auto"/>
          <w:sz w:val="24"/>
          <w:szCs w:val="24"/>
        </w:rPr>
        <w:t>End of Study</w:t>
      </w:r>
    </w:p>
    <w:p w14:paraId="17B309D2" w14:textId="04007B78" w:rsidR="00B8357A" w:rsidRPr="00A466EB" w:rsidRDefault="00B8357A" w:rsidP="00B8357A">
      <w:pPr>
        <w:pStyle w:val="ListParagraph"/>
        <w:numPr>
          <w:ilvl w:val="0"/>
          <w:numId w:val="5"/>
        </w:numPr>
        <w:spacing w:after="200" w:line="276" w:lineRule="auto"/>
        <w:rPr>
          <w:rFonts w:ascii="Times New Roman" w:hAnsi="Times New Roman" w:cs="Times New Roman"/>
          <w:szCs w:val="24"/>
        </w:rPr>
      </w:pPr>
      <w:r w:rsidRPr="00A466EB">
        <w:rPr>
          <w:rFonts w:ascii="Times New Roman" w:hAnsi="Times New Roman" w:cs="Times New Roman"/>
          <w:szCs w:val="24"/>
        </w:rPr>
        <w:t>At the end of the last trial, turn off polygraph.</w:t>
      </w:r>
    </w:p>
    <w:p w14:paraId="4A8C81C6" w14:textId="12E29A67" w:rsidR="00B8357A" w:rsidRPr="00A466EB" w:rsidRDefault="00B8357A" w:rsidP="00B8357A">
      <w:pPr>
        <w:pStyle w:val="ListParagraph"/>
        <w:numPr>
          <w:ilvl w:val="0"/>
          <w:numId w:val="5"/>
        </w:numPr>
        <w:spacing w:after="200" w:line="276" w:lineRule="auto"/>
        <w:rPr>
          <w:rFonts w:ascii="Times New Roman" w:hAnsi="Times New Roman" w:cs="Times New Roman"/>
          <w:szCs w:val="24"/>
        </w:rPr>
      </w:pPr>
      <w:r w:rsidRPr="00A466EB">
        <w:rPr>
          <w:rFonts w:ascii="Times New Roman" w:hAnsi="Times New Roman" w:cs="Times New Roman"/>
          <w:szCs w:val="24"/>
        </w:rPr>
        <w:t xml:space="preserve">Gently remove all sensors from </w:t>
      </w:r>
      <w:r w:rsidR="003E0FA4" w:rsidRPr="00A466EB">
        <w:rPr>
          <w:rFonts w:ascii="Times New Roman" w:hAnsi="Times New Roman" w:cs="Times New Roman"/>
          <w:szCs w:val="24"/>
        </w:rPr>
        <w:t>the patient</w:t>
      </w:r>
      <w:r w:rsidRPr="00A466EB">
        <w:rPr>
          <w:rFonts w:ascii="Times New Roman" w:hAnsi="Times New Roman" w:cs="Times New Roman"/>
          <w:szCs w:val="24"/>
        </w:rPr>
        <w:t>, take care to avoid irritation of patient’s skin.</w:t>
      </w:r>
    </w:p>
    <w:p w14:paraId="0B5B6386" w14:textId="77777777" w:rsidR="00B8357A" w:rsidRPr="00A466EB" w:rsidRDefault="00B8357A" w:rsidP="00B8357A">
      <w:pPr>
        <w:pStyle w:val="ListParagraph"/>
        <w:numPr>
          <w:ilvl w:val="0"/>
          <w:numId w:val="5"/>
        </w:numPr>
        <w:spacing w:after="200" w:line="276" w:lineRule="auto"/>
        <w:rPr>
          <w:rFonts w:ascii="Times New Roman" w:hAnsi="Times New Roman" w:cs="Times New Roman"/>
          <w:szCs w:val="24"/>
        </w:rPr>
      </w:pPr>
      <w:r w:rsidRPr="00A466EB">
        <w:rPr>
          <w:rFonts w:ascii="Times New Roman" w:hAnsi="Times New Roman" w:cs="Times New Roman"/>
          <w:szCs w:val="24"/>
        </w:rPr>
        <w:t>Carefully remove tape and electrodes from the patient’s skin.</w:t>
      </w:r>
    </w:p>
    <w:p w14:paraId="4C05AFF2" w14:textId="77777777" w:rsidR="00B8357A" w:rsidRPr="00A466EB" w:rsidRDefault="00B8357A" w:rsidP="00B8357A">
      <w:pPr>
        <w:pStyle w:val="ListParagraph"/>
        <w:numPr>
          <w:ilvl w:val="0"/>
          <w:numId w:val="5"/>
        </w:numPr>
        <w:spacing w:after="200" w:line="276" w:lineRule="auto"/>
        <w:rPr>
          <w:rFonts w:ascii="Times New Roman" w:hAnsi="Times New Roman" w:cs="Times New Roman"/>
          <w:szCs w:val="24"/>
        </w:rPr>
      </w:pPr>
      <w:r w:rsidRPr="00A466EB">
        <w:rPr>
          <w:rFonts w:ascii="Times New Roman" w:hAnsi="Times New Roman" w:cs="Times New Roman"/>
          <w:szCs w:val="24"/>
        </w:rPr>
        <w:t>Ensure all paste residue has been removed by using a damp wash cloth on the skin and a fine-toothed comb through the hair after all electrodes have been removed.</w:t>
      </w:r>
    </w:p>
    <w:p w14:paraId="113BAD76" w14:textId="28B9D3BA" w:rsidR="00B8357A" w:rsidRPr="00A466EB" w:rsidRDefault="00B8357A" w:rsidP="00B8357A">
      <w:pPr>
        <w:pStyle w:val="ListParagraph"/>
        <w:numPr>
          <w:ilvl w:val="0"/>
          <w:numId w:val="5"/>
        </w:numPr>
        <w:spacing w:after="200" w:line="276" w:lineRule="auto"/>
        <w:rPr>
          <w:rFonts w:ascii="Times New Roman" w:hAnsi="Times New Roman" w:cs="Times New Roman"/>
          <w:szCs w:val="24"/>
        </w:rPr>
      </w:pPr>
      <w:r w:rsidRPr="00A466EB">
        <w:rPr>
          <w:rFonts w:ascii="Times New Roman" w:hAnsi="Times New Roman" w:cs="Times New Roman"/>
          <w:szCs w:val="24"/>
        </w:rPr>
        <w:t xml:space="preserve">When the patient is ready to leave, the technologist should recommend that the patient schedule a </w:t>
      </w:r>
      <w:r w:rsidR="003E0FA4" w:rsidRPr="00A466EB">
        <w:rPr>
          <w:rFonts w:ascii="Times New Roman" w:hAnsi="Times New Roman" w:cs="Times New Roman"/>
          <w:szCs w:val="24"/>
        </w:rPr>
        <w:t>follow-up</w:t>
      </w:r>
      <w:r w:rsidRPr="00A466EB">
        <w:rPr>
          <w:rFonts w:ascii="Times New Roman" w:hAnsi="Times New Roman" w:cs="Times New Roman"/>
          <w:szCs w:val="24"/>
        </w:rPr>
        <w:t xml:space="preserve"> visit with his or physician to discuss the results of the study. Then discharge the patient from the facility. </w:t>
      </w:r>
    </w:p>
    <w:p w14:paraId="397A337A" w14:textId="77777777" w:rsidR="00B8357A" w:rsidRPr="00A466EB" w:rsidRDefault="00B8357A" w:rsidP="00B8357A">
      <w:pPr>
        <w:pStyle w:val="SampleListStyles-SampleNumListTier1Start"/>
        <w:numPr>
          <w:ilvl w:val="0"/>
          <w:numId w:val="0"/>
        </w:numPr>
        <w:rPr>
          <w:rStyle w:val="BoldBlue"/>
          <w:rFonts w:ascii="Times New Roman" w:hAnsi="Times New Roman" w:cs="Times New Roman"/>
          <w:color w:val="auto"/>
          <w:sz w:val="24"/>
          <w:szCs w:val="24"/>
        </w:rPr>
      </w:pPr>
      <w:r w:rsidRPr="00A466EB">
        <w:rPr>
          <w:rStyle w:val="BoldBlue"/>
          <w:rFonts w:ascii="Times New Roman" w:hAnsi="Times New Roman" w:cs="Times New Roman"/>
          <w:color w:val="auto"/>
          <w:sz w:val="24"/>
          <w:szCs w:val="24"/>
        </w:rPr>
        <w:t>After the Study</w:t>
      </w:r>
    </w:p>
    <w:p w14:paraId="20159E39" w14:textId="77777777" w:rsidR="00B8357A" w:rsidRPr="00A466EB" w:rsidRDefault="00B8357A" w:rsidP="00B8357A">
      <w:pPr>
        <w:pStyle w:val="ListParagraph"/>
        <w:numPr>
          <w:ilvl w:val="0"/>
          <w:numId w:val="6"/>
        </w:numPr>
        <w:spacing w:after="200" w:line="276" w:lineRule="auto"/>
        <w:rPr>
          <w:rFonts w:ascii="Times New Roman" w:hAnsi="Times New Roman" w:cs="Times New Roman"/>
          <w:szCs w:val="24"/>
        </w:rPr>
      </w:pPr>
      <w:r w:rsidRPr="00A466EB">
        <w:rPr>
          <w:rFonts w:ascii="Times New Roman" w:hAnsi="Times New Roman" w:cs="Times New Roman"/>
          <w:szCs w:val="24"/>
        </w:rPr>
        <w:t>Carefully sort wires and group them together by lengths and application sites.</w:t>
      </w:r>
    </w:p>
    <w:p w14:paraId="7863AE72" w14:textId="218D6EB5" w:rsidR="00B8357A" w:rsidRPr="00A466EB" w:rsidRDefault="00B8357A" w:rsidP="00B8357A">
      <w:pPr>
        <w:pStyle w:val="ListParagraph"/>
        <w:numPr>
          <w:ilvl w:val="0"/>
          <w:numId w:val="6"/>
        </w:numPr>
        <w:spacing w:after="200" w:line="276" w:lineRule="auto"/>
        <w:rPr>
          <w:rFonts w:ascii="Times New Roman" w:hAnsi="Times New Roman" w:cs="Times New Roman"/>
          <w:szCs w:val="24"/>
        </w:rPr>
      </w:pPr>
      <w:r w:rsidRPr="00A466EB">
        <w:rPr>
          <w:rFonts w:ascii="Times New Roman" w:hAnsi="Times New Roman" w:cs="Times New Roman"/>
          <w:szCs w:val="24"/>
        </w:rPr>
        <w:t>Remove any remaining tape, wash electrodes with soap and water, rinse and allow to soak in Wex-</w:t>
      </w:r>
      <w:r w:rsidR="00B076E8">
        <w:rPr>
          <w:rFonts w:ascii="Times New Roman" w:hAnsi="Times New Roman" w:cs="Times New Roman"/>
          <w:szCs w:val="24"/>
        </w:rPr>
        <w:t>C</w:t>
      </w:r>
      <w:r w:rsidRPr="00A466EB">
        <w:rPr>
          <w:rFonts w:ascii="Times New Roman" w:hAnsi="Times New Roman" w:cs="Times New Roman"/>
          <w:szCs w:val="24"/>
        </w:rPr>
        <w:t xml:space="preserve">ide solution for a minimum of 10 minutes. Rinse well and </w:t>
      </w:r>
      <w:r w:rsidR="003E0FA4" w:rsidRPr="00A466EB">
        <w:rPr>
          <w:rFonts w:ascii="Times New Roman" w:hAnsi="Times New Roman" w:cs="Times New Roman"/>
          <w:szCs w:val="24"/>
        </w:rPr>
        <w:t>allow it</w:t>
      </w:r>
      <w:r w:rsidRPr="00A466EB">
        <w:rPr>
          <w:rFonts w:ascii="Times New Roman" w:hAnsi="Times New Roman" w:cs="Times New Roman"/>
          <w:szCs w:val="24"/>
        </w:rPr>
        <w:t xml:space="preserve"> to dry.</w:t>
      </w:r>
    </w:p>
    <w:p w14:paraId="23283F08" w14:textId="77777777" w:rsidR="00B8357A" w:rsidRPr="00A466EB" w:rsidRDefault="00B8357A" w:rsidP="00B8357A">
      <w:pPr>
        <w:pStyle w:val="ListParagraph"/>
        <w:numPr>
          <w:ilvl w:val="0"/>
          <w:numId w:val="6"/>
        </w:numPr>
        <w:spacing w:after="200" w:line="276" w:lineRule="auto"/>
        <w:rPr>
          <w:rFonts w:ascii="Times New Roman" w:hAnsi="Times New Roman" w:cs="Times New Roman"/>
          <w:szCs w:val="24"/>
        </w:rPr>
      </w:pPr>
      <w:r w:rsidRPr="00A466EB">
        <w:rPr>
          <w:rFonts w:ascii="Times New Roman" w:hAnsi="Times New Roman" w:cs="Times New Roman"/>
          <w:szCs w:val="24"/>
        </w:rPr>
        <w:lastRenderedPageBreak/>
        <w:t>Inspect wires to ensure their integrity.</w:t>
      </w:r>
    </w:p>
    <w:p w14:paraId="5A06D3DF" w14:textId="77777777" w:rsidR="00B8357A" w:rsidRPr="00A466EB" w:rsidRDefault="00B8357A" w:rsidP="00B8357A">
      <w:pPr>
        <w:pStyle w:val="ListParagraph"/>
        <w:numPr>
          <w:ilvl w:val="0"/>
          <w:numId w:val="6"/>
        </w:numPr>
        <w:spacing w:after="200" w:line="276" w:lineRule="auto"/>
        <w:rPr>
          <w:rFonts w:ascii="Times New Roman" w:hAnsi="Times New Roman" w:cs="Times New Roman"/>
          <w:szCs w:val="24"/>
        </w:rPr>
      </w:pPr>
      <w:r w:rsidRPr="00A466EB">
        <w:rPr>
          <w:rFonts w:ascii="Times New Roman" w:hAnsi="Times New Roman" w:cs="Times New Roman"/>
          <w:szCs w:val="24"/>
        </w:rPr>
        <w:t>Return any equipment and all cleaned and disinfected wires to the storage area for future use.</w:t>
      </w:r>
    </w:p>
    <w:p w14:paraId="52FAF42B" w14:textId="77777777" w:rsidR="00B8357A" w:rsidRPr="00A466EB" w:rsidRDefault="00B8357A" w:rsidP="00B8357A">
      <w:pPr>
        <w:pStyle w:val="Body-BodyCopyNoSpacing"/>
        <w:rPr>
          <w:rFonts w:ascii="Times New Roman" w:hAnsi="Times New Roman" w:cs="Times New Roman"/>
          <w:b/>
          <w:bCs/>
          <w:sz w:val="24"/>
          <w:szCs w:val="24"/>
        </w:rPr>
      </w:pPr>
      <w:r w:rsidRPr="00A466EB">
        <w:rPr>
          <w:rFonts w:ascii="Times New Roman" w:hAnsi="Times New Roman" w:cs="Times New Roman"/>
          <w:b/>
          <w:bCs/>
          <w:sz w:val="24"/>
          <w:szCs w:val="24"/>
        </w:rPr>
        <w:t>General Cleanup Checklist</w:t>
      </w:r>
    </w:p>
    <w:p w14:paraId="0075ED84" w14:textId="77777777" w:rsidR="00B8357A" w:rsidRPr="00A466EB" w:rsidRDefault="00B8357A" w:rsidP="00B8357A">
      <w:pPr>
        <w:pStyle w:val="Body-BodyCopyNoSpacing"/>
        <w:numPr>
          <w:ilvl w:val="0"/>
          <w:numId w:val="7"/>
        </w:numPr>
        <w:spacing w:after="0"/>
        <w:rPr>
          <w:rFonts w:ascii="Times New Roman" w:hAnsi="Times New Roman" w:cs="Times New Roman"/>
          <w:bCs/>
          <w:sz w:val="24"/>
          <w:szCs w:val="24"/>
        </w:rPr>
      </w:pPr>
      <w:r w:rsidRPr="00A466EB">
        <w:rPr>
          <w:rFonts w:ascii="Times New Roman" w:hAnsi="Times New Roman" w:cs="Times New Roman"/>
          <w:bCs/>
          <w:sz w:val="24"/>
          <w:szCs w:val="24"/>
        </w:rPr>
        <w:t>Discard all used tape, collars, gauze, etc.</w:t>
      </w:r>
    </w:p>
    <w:p w14:paraId="472596E7" w14:textId="77777777" w:rsidR="00B8357A" w:rsidRPr="00A466EB" w:rsidRDefault="00B8357A" w:rsidP="00B8357A">
      <w:pPr>
        <w:pStyle w:val="Body-BodyCopyNoSpacing"/>
        <w:numPr>
          <w:ilvl w:val="0"/>
          <w:numId w:val="7"/>
        </w:numPr>
        <w:spacing w:after="0"/>
        <w:rPr>
          <w:rFonts w:ascii="Times New Roman" w:hAnsi="Times New Roman" w:cs="Times New Roman"/>
          <w:bCs/>
          <w:sz w:val="24"/>
          <w:szCs w:val="24"/>
        </w:rPr>
      </w:pPr>
      <w:r w:rsidRPr="00A466EB">
        <w:rPr>
          <w:rFonts w:ascii="Times New Roman" w:hAnsi="Times New Roman" w:cs="Times New Roman"/>
          <w:bCs/>
          <w:sz w:val="24"/>
          <w:szCs w:val="24"/>
        </w:rPr>
        <w:t>Return patient preparation kit to appropriate area.</w:t>
      </w:r>
    </w:p>
    <w:p w14:paraId="081AED5F" w14:textId="77777777" w:rsidR="00B8357A" w:rsidRPr="00A466EB" w:rsidRDefault="00B8357A" w:rsidP="00B8357A">
      <w:pPr>
        <w:pStyle w:val="Body-BodyCopyNoSpacing"/>
        <w:numPr>
          <w:ilvl w:val="0"/>
          <w:numId w:val="7"/>
        </w:numPr>
        <w:spacing w:after="0"/>
        <w:rPr>
          <w:rFonts w:ascii="Times New Roman" w:hAnsi="Times New Roman" w:cs="Times New Roman"/>
          <w:bCs/>
          <w:sz w:val="24"/>
          <w:szCs w:val="24"/>
        </w:rPr>
      </w:pPr>
      <w:r w:rsidRPr="00A466EB">
        <w:rPr>
          <w:rFonts w:ascii="Times New Roman" w:hAnsi="Times New Roman" w:cs="Times New Roman"/>
          <w:bCs/>
          <w:sz w:val="24"/>
          <w:szCs w:val="24"/>
        </w:rPr>
        <w:t>Stock patient preparation kit as needed.</w:t>
      </w:r>
    </w:p>
    <w:p w14:paraId="0C10FF1A" w14:textId="77777777" w:rsidR="00B8357A" w:rsidRPr="00A466EB" w:rsidRDefault="00B8357A" w:rsidP="00B8357A">
      <w:pPr>
        <w:pStyle w:val="Body-BodyCopyNoSpacing"/>
        <w:numPr>
          <w:ilvl w:val="0"/>
          <w:numId w:val="7"/>
        </w:numPr>
        <w:spacing w:after="0"/>
        <w:rPr>
          <w:rFonts w:ascii="Times New Roman" w:hAnsi="Times New Roman" w:cs="Times New Roman"/>
          <w:bCs/>
          <w:sz w:val="24"/>
          <w:szCs w:val="24"/>
        </w:rPr>
      </w:pPr>
      <w:r w:rsidRPr="00A466EB">
        <w:rPr>
          <w:rFonts w:ascii="Times New Roman" w:hAnsi="Times New Roman" w:cs="Times New Roman"/>
          <w:bCs/>
          <w:sz w:val="24"/>
          <w:szCs w:val="24"/>
        </w:rPr>
        <w:t>If CPAP and/or oxygen equipment was used, remove and empty humidifier, connecting tubing, nasal cannula, and any other equipment and place in designated “dirty equipment area” for cleaning and disinfecting.</w:t>
      </w:r>
    </w:p>
    <w:p w14:paraId="031734A8" w14:textId="77777777" w:rsidR="00B8357A" w:rsidRPr="00A466EB" w:rsidRDefault="00B8357A" w:rsidP="00B8357A">
      <w:pPr>
        <w:pStyle w:val="Body-BodyCopyNoSpacing"/>
        <w:numPr>
          <w:ilvl w:val="0"/>
          <w:numId w:val="7"/>
        </w:numPr>
        <w:spacing w:after="0"/>
        <w:rPr>
          <w:rFonts w:ascii="Times New Roman" w:hAnsi="Times New Roman" w:cs="Times New Roman"/>
          <w:bCs/>
          <w:sz w:val="24"/>
          <w:szCs w:val="24"/>
        </w:rPr>
      </w:pPr>
      <w:r w:rsidRPr="00A466EB">
        <w:rPr>
          <w:rFonts w:ascii="Times New Roman" w:hAnsi="Times New Roman" w:cs="Times New Roman"/>
          <w:bCs/>
          <w:sz w:val="24"/>
          <w:szCs w:val="24"/>
        </w:rPr>
        <w:t>Discard disposable equipment such as the nasal cannula or disposable oximeter probe.</w:t>
      </w:r>
    </w:p>
    <w:p w14:paraId="2C4BCAF4" w14:textId="77777777" w:rsidR="00B8357A" w:rsidRPr="00A466EB" w:rsidRDefault="00B8357A" w:rsidP="00B8357A">
      <w:pPr>
        <w:pStyle w:val="Body-BodyCopyNoSpacing"/>
        <w:numPr>
          <w:ilvl w:val="0"/>
          <w:numId w:val="7"/>
        </w:numPr>
        <w:spacing w:after="0"/>
        <w:rPr>
          <w:rFonts w:ascii="Times New Roman" w:hAnsi="Times New Roman" w:cs="Times New Roman"/>
          <w:bCs/>
          <w:sz w:val="24"/>
          <w:szCs w:val="24"/>
        </w:rPr>
      </w:pPr>
      <w:r w:rsidRPr="00A466EB">
        <w:rPr>
          <w:rFonts w:ascii="Times New Roman" w:hAnsi="Times New Roman" w:cs="Times New Roman"/>
          <w:bCs/>
          <w:sz w:val="24"/>
          <w:szCs w:val="24"/>
        </w:rPr>
        <w:t>Remove any lint from CPAP equipment filter.</w:t>
      </w:r>
    </w:p>
    <w:p w14:paraId="72B5B5C7" w14:textId="77777777" w:rsidR="00B8357A" w:rsidRPr="00A466EB" w:rsidRDefault="00B8357A" w:rsidP="00B8357A">
      <w:pPr>
        <w:pStyle w:val="Body-BodyCopyNoSpacing"/>
        <w:numPr>
          <w:ilvl w:val="0"/>
          <w:numId w:val="7"/>
        </w:numPr>
        <w:spacing w:after="0"/>
        <w:rPr>
          <w:rFonts w:ascii="Times New Roman" w:hAnsi="Times New Roman" w:cs="Times New Roman"/>
          <w:bCs/>
          <w:sz w:val="24"/>
          <w:szCs w:val="24"/>
        </w:rPr>
      </w:pPr>
      <w:r w:rsidRPr="00A466EB">
        <w:rPr>
          <w:rFonts w:ascii="Times New Roman" w:hAnsi="Times New Roman" w:cs="Times New Roman"/>
          <w:bCs/>
          <w:sz w:val="24"/>
          <w:szCs w:val="24"/>
        </w:rPr>
        <w:t>Remove used linen and place in appropriate dirty linen container.</w:t>
      </w:r>
    </w:p>
    <w:p w14:paraId="400B7A8B" w14:textId="77777777" w:rsidR="00B8357A" w:rsidRPr="00A466EB" w:rsidRDefault="00B8357A" w:rsidP="00B8357A">
      <w:pPr>
        <w:pStyle w:val="Body-BodyCopyNoSpacing"/>
        <w:numPr>
          <w:ilvl w:val="0"/>
          <w:numId w:val="7"/>
        </w:numPr>
        <w:spacing w:after="0"/>
        <w:rPr>
          <w:rFonts w:ascii="Times New Roman" w:hAnsi="Times New Roman" w:cs="Times New Roman"/>
          <w:bCs/>
          <w:sz w:val="24"/>
          <w:szCs w:val="24"/>
        </w:rPr>
      </w:pPr>
      <w:r w:rsidRPr="00A466EB">
        <w:rPr>
          <w:rFonts w:ascii="Times New Roman" w:hAnsi="Times New Roman" w:cs="Times New Roman"/>
          <w:bCs/>
          <w:sz w:val="24"/>
          <w:szCs w:val="24"/>
        </w:rPr>
        <w:t>Leave patient suites in clean and orderly condition.</w:t>
      </w:r>
    </w:p>
    <w:p w14:paraId="13690C07" w14:textId="77777777" w:rsidR="00B8357A" w:rsidRPr="00A466EB" w:rsidRDefault="00B8357A" w:rsidP="00B8357A">
      <w:pPr>
        <w:pStyle w:val="Body-BodyCopyNoSpacing"/>
        <w:spacing w:after="0"/>
        <w:rPr>
          <w:rFonts w:ascii="Times New Roman" w:hAnsi="Times New Roman" w:cs="Times New Roman"/>
          <w:b/>
          <w:color w:val="00667C"/>
          <w:sz w:val="24"/>
          <w:szCs w:val="24"/>
        </w:rPr>
      </w:pPr>
    </w:p>
    <w:p w14:paraId="3FFF20BD" w14:textId="77777777" w:rsidR="00B8357A" w:rsidRPr="00A466EB" w:rsidRDefault="00B8357A" w:rsidP="00B8357A">
      <w:pPr>
        <w:pStyle w:val="Body-BodyCopyNoSpacing"/>
        <w:spacing w:after="0"/>
        <w:rPr>
          <w:rFonts w:ascii="Times New Roman" w:hAnsi="Times New Roman" w:cs="Times New Roman"/>
          <w:b/>
          <w:sz w:val="24"/>
          <w:szCs w:val="24"/>
        </w:rPr>
      </w:pPr>
      <w:r w:rsidRPr="00A466EB">
        <w:rPr>
          <w:rFonts w:ascii="Times New Roman" w:hAnsi="Times New Roman" w:cs="Times New Roman"/>
          <w:b/>
          <w:sz w:val="24"/>
          <w:szCs w:val="24"/>
        </w:rPr>
        <w:t>Scoring the MWT</w:t>
      </w:r>
    </w:p>
    <w:p w14:paraId="3997D557" w14:textId="77777777" w:rsidR="00B8357A" w:rsidRPr="00A466EB" w:rsidRDefault="00B8357A" w:rsidP="00B8357A">
      <w:pPr>
        <w:pStyle w:val="Body-BodyCopyNoSpacing"/>
        <w:numPr>
          <w:ilvl w:val="0"/>
          <w:numId w:val="8"/>
        </w:numPr>
        <w:spacing w:after="0"/>
        <w:rPr>
          <w:rFonts w:ascii="Times New Roman" w:hAnsi="Times New Roman" w:cs="Times New Roman"/>
          <w:sz w:val="24"/>
          <w:szCs w:val="24"/>
        </w:rPr>
      </w:pPr>
      <w:r w:rsidRPr="00A466EB">
        <w:rPr>
          <w:rFonts w:ascii="Times New Roman" w:hAnsi="Times New Roman" w:cs="Times New Roman"/>
          <w:sz w:val="24"/>
          <w:szCs w:val="24"/>
        </w:rPr>
        <w:t xml:space="preserve">Sleep Stage Scoring is based upon the most current version of the </w:t>
      </w:r>
      <w:r w:rsidRPr="00A466EB">
        <w:rPr>
          <w:rFonts w:ascii="Times New Roman" w:hAnsi="Times New Roman" w:cs="Times New Roman"/>
          <w:i/>
          <w:iCs/>
          <w:sz w:val="24"/>
          <w:szCs w:val="24"/>
        </w:rPr>
        <w:t>AASM Scoring Manual</w:t>
      </w:r>
      <w:r w:rsidRPr="00A466EB">
        <w:rPr>
          <w:rFonts w:ascii="Times New Roman" w:hAnsi="Times New Roman" w:cs="Times New Roman"/>
          <w:sz w:val="24"/>
          <w:szCs w:val="24"/>
        </w:rPr>
        <w:t xml:space="preserve">.  </w:t>
      </w:r>
    </w:p>
    <w:p w14:paraId="07F36C7A" w14:textId="49DCCD80" w:rsidR="00B8357A" w:rsidRPr="00A466EB" w:rsidRDefault="003E0FA4" w:rsidP="00B8357A">
      <w:pPr>
        <w:pStyle w:val="Body-BodyCopyNoSpacing"/>
        <w:numPr>
          <w:ilvl w:val="0"/>
          <w:numId w:val="8"/>
        </w:numPr>
        <w:spacing w:after="0"/>
        <w:rPr>
          <w:rFonts w:ascii="Times New Roman" w:hAnsi="Times New Roman" w:cs="Times New Roman"/>
          <w:sz w:val="24"/>
          <w:szCs w:val="24"/>
        </w:rPr>
      </w:pPr>
      <w:r w:rsidRPr="00A466EB">
        <w:rPr>
          <w:rFonts w:ascii="Times New Roman" w:hAnsi="Times New Roman" w:cs="Times New Roman"/>
          <w:sz w:val="24"/>
          <w:szCs w:val="24"/>
        </w:rPr>
        <w:t>Sleep</w:t>
      </w:r>
      <w:r w:rsidR="00B8357A" w:rsidRPr="00A466EB">
        <w:rPr>
          <w:rFonts w:ascii="Times New Roman" w:hAnsi="Times New Roman" w:cs="Times New Roman"/>
          <w:sz w:val="24"/>
          <w:szCs w:val="24"/>
        </w:rPr>
        <w:t xml:space="preserve"> latency is determined from </w:t>
      </w:r>
      <w:r w:rsidR="006936C8" w:rsidRPr="000119DF">
        <w:rPr>
          <w:rFonts w:ascii="Times New Roman" w:hAnsi="Times New Roman" w:cs="Times New Roman"/>
          <w:sz w:val="24"/>
          <w:szCs w:val="24"/>
        </w:rPr>
        <w:t>lights</w:t>
      </w:r>
      <w:r w:rsidR="006936C8">
        <w:rPr>
          <w:rFonts w:ascii="Times New Roman" w:hAnsi="Times New Roman" w:cs="Times New Roman"/>
          <w:sz w:val="24"/>
          <w:szCs w:val="24"/>
        </w:rPr>
        <w:t>-</w:t>
      </w:r>
      <w:r w:rsidR="006936C8" w:rsidRPr="000119DF">
        <w:rPr>
          <w:rFonts w:ascii="Times New Roman" w:hAnsi="Times New Roman" w:cs="Times New Roman"/>
          <w:sz w:val="24"/>
          <w:szCs w:val="24"/>
        </w:rPr>
        <w:t xml:space="preserve">out </w:t>
      </w:r>
      <w:r w:rsidR="00B8357A" w:rsidRPr="00A466EB">
        <w:rPr>
          <w:rFonts w:ascii="Times New Roman" w:hAnsi="Times New Roman" w:cs="Times New Roman"/>
          <w:sz w:val="24"/>
          <w:szCs w:val="24"/>
        </w:rPr>
        <w:t>to the first scored epoch of any stage of sleep.</w:t>
      </w:r>
    </w:p>
    <w:p w14:paraId="20953207" w14:textId="77777777" w:rsidR="00B8357A" w:rsidRPr="00A466EB" w:rsidRDefault="00B8357A" w:rsidP="00B8357A">
      <w:pPr>
        <w:pStyle w:val="Body-BodyCopyNoSpacing"/>
        <w:spacing w:after="0"/>
        <w:rPr>
          <w:rFonts w:ascii="Times New Roman" w:hAnsi="Times New Roman" w:cs="Times New Roman"/>
          <w:sz w:val="24"/>
          <w:szCs w:val="24"/>
        </w:rPr>
      </w:pPr>
    </w:p>
    <w:p w14:paraId="068A5C96" w14:textId="77777777" w:rsidR="00034589" w:rsidRPr="00A466EB" w:rsidRDefault="00034589">
      <w:pPr>
        <w:rPr>
          <w:rFonts w:ascii="Times New Roman" w:hAnsi="Times New Roman" w:cs="Times New Roman"/>
          <w:szCs w:val="24"/>
        </w:rPr>
      </w:pPr>
    </w:p>
    <w:sectPr w:rsidR="00034589" w:rsidRPr="00A466EB" w:rsidSect="003E0F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1D7DB6"/>
    <w:multiLevelType w:val="hybridMultilevel"/>
    <w:tmpl w:val="BFE8A98E"/>
    <w:lvl w:ilvl="0" w:tplc="46047144">
      <w:start w:val="1"/>
      <w:numFmt w:val="decimal"/>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E1135C"/>
    <w:multiLevelType w:val="multilevel"/>
    <w:tmpl w:val="E59E9DFA"/>
    <w:lvl w:ilvl="0">
      <w:start w:val="1"/>
      <w:numFmt w:val="decimal"/>
      <w:pStyle w:val="SampleListStyles-SampleNumListTier1Start"/>
      <w:lvlText w:val="%1.0"/>
      <w:lvlJc w:val="left"/>
      <w:pPr>
        <w:tabs>
          <w:tab w:val="num" w:pos="0"/>
        </w:tabs>
        <w:ind w:left="540" w:hanging="540"/>
      </w:pPr>
    </w:lvl>
    <w:lvl w:ilvl="1">
      <w:start w:val="1"/>
      <w:numFmt w:val="decimal"/>
      <w:pStyle w:val="SampleListStyles-SampleNumListTier2"/>
      <w:lvlText w:val="%1.%2"/>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8C062F7"/>
    <w:multiLevelType w:val="multilevel"/>
    <w:tmpl w:val="7E643030"/>
    <w:lvl w:ilvl="0">
      <w:start w:val="1"/>
      <w:numFmt w:val="decimal"/>
      <w:lvlText w:val="%1."/>
      <w:lvlJc w:val="left"/>
      <w:pPr>
        <w:ind w:left="720" w:hanging="360"/>
      </w:pPr>
      <w:rPr>
        <w:rFonts w:hint="default"/>
        <w:spacing w:val="-5"/>
        <w:w w:val="100"/>
        <w:sz w:val="24"/>
        <w:szCs w:val="24"/>
      </w:rPr>
    </w:lvl>
    <w:lvl w:ilvl="1">
      <w:start w:val="1"/>
      <w:numFmt w:val="decimal"/>
      <w:lvlText w:val="%1.%2"/>
      <w:lvlJc w:val="left"/>
      <w:pPr>
        <w:ind w:left="1260" w:hanging="540"/>
      </w:pPr>
      <w:rPr>
        <w:rFonts w:ascii="Times New Roman" w:eastAsia="Times New Roman" w:hAnsi="Times New Roman" w:cs="Times New Roman" w:hint="default"/>
        <w:spacing w:val="-5"/>
        <w:w w:val="100"/>
        <w:sz w:val="24"/>
        <w:szCs w:val="24"/>
      </w:rPr>
    </w:lvl>
    <w:lvl w:ilvl="2">
      <w:numFmt w:val="bullet"/>
      <w:lvlText w:val="•"/>
      <w:lvlJc w:val="left"/>
      <w:pPr>
        <w:ind w:left="2253" w:hanging="540"/>
      </w:pPr>
      <w:rPr>
        <w:rFonts w:hint="default"/>
      </w:rPr>
    </w:lvl>
    <w:lvl w:ilvl="3">
      <w:numFmt w:val="bullet"/>
      <w:lvlText w:val="•"/>
      <w:lvlJc w:val="left"/>
      <w:pPr>
        <w:ind w:left="3246" w:hanging="540"/>
      </w:pPr>
      <w:rPr>
        <w:rFonts w:hint="default"/>
      </w:rPr>
    </w:lvl>
    <w:lvl w:ilvl="4">
      <w:numFmt w:val="bullet"/>
      <w:lvlText w:val="•"/>
      <w:lvlJc w:val="left"/>
      <w:pPr>
        <w:ind w:left="4240" w:hanging="540"/>
      </w:pPr>
      <w:rPr>
        <w:rFonts w:hint="default"/>
      </w:rPr>
    </w:lvl>
    <w:lvl w:ilvl="5">
      <w:numFmt w:val="bullet"/>
      <w:lvlText w:val="•"/>
      <w:lvlJc w:val="left"/>
      <w:pPr>
        <w:ind w:left="5233" w:hanging="540"/>
      </w:pPr>
      <w:rPr>
        <w:rFonts w:hint="default"/>
      </w:rPr>
    </w:lvl>
    <w:lvl w:ilvl="6">
      <w:numFmt w:val="bullet"/>
      <w:lvlText w:val="•"/>
      <w:lvlJc w:val="left"/>
      <w:pPr>
        <w:ind w:left="6226" w:hanging="540"/>
      </w:pPr>
      <w:rPr>
        <w:rFonts w:hint="default"/>
      </w:rPr>
    </w:lvl>
    <w:lvl w:ilvl="7">
      <w:numFmt w:val="bullet"/>
      <w:lvlText w:val="•"/>
      <w:lvlJc w:val="left"/>
      <w:pPr>
        <w:ind w:left="7220" w:hanging="540"/>
      </w:pPr>
      <w:rPr>
        <w:rFonts w:hint="default"/>
      </w:rPr>
    </w:lvl>
    <w:lvl w:ilvl="8">
      <w:numFmt w:val="bullet"/>
      <w:lvlText w:val="•"/>
      <w:lvlJc w:val="left"/>
      <w:pPr>
        <w:ind w:left="8213" w:hanging="540"/>
      </w:pPr>
      <w:rPr>
        <w:rFonts w:hint="default"/>
      </w:rPr>
    </w:lvl>
  </w:abstractNum>
  <w:abstractNum w:abstractNumId="3" w15:restartNumberingAfterBreak="0">
    <w:nsid w:val="525E2A14"/>
    <w:multiLevelType w:val="hybridMultilevel"/>
    <w:tmpl w:val="60FC363E"/>
    <w:lvl w:ilvl="0" w:tplc="B24E010C">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 w15:restartNumberingAfterBreak="0">
    <w:nsid w:val="59D03E3C"/>
    <w:multiLevelType w:val="hybridMultilevel"/>
    <w:tmpl w:val="F6001AF0"/>
    <w:lvl w:ilvl="0" w:tplc="04090001">
      <w:start w:val="1"/>
      <w:numFmt w:val="bullet"/>
      <w:lvlText w:val=""/>
      <w:lvlJc w:val="left"/>
      <w:pPr>
        <w:ind w:left="720" w:hanging="360"/>
      </w:pPr>
      <w:rPr>
        <w:rFonts w:ascii="Symbol" w:hAnsi="Symbol"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8547D7"/>
    <w:multiLevelType w:val="hybridMultilevel"/>
    <w:tmpl w:val="2E96B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BB506D"/>
    <w:multiLevelType w:val="multilevel"/>
    <w:tmpl w:val="2CB6BE78"/>
    <w:lvl w:ilvl="0">
      <w:start w:val="1"/>
      <w:numFmt w:val="decimal"/>
      <w:lvlText w:val="%1."/>
      <w:lvlJc w:val="left"/>
      <w:pPr>
        <w:ind w:left="720" w:hanging="360"/>
      </w:pPr>
      <w:rPr>
        <w:rFonts w:hint="default"/>
        <w:spacing w:val="-5"/>
        <w:w w:val="100"/>
        <w:sz w:val="24"/>
        <w:szCs w:val="24"/>
      </w:rPr>
    </w:lvl>
    <w:lvl w:ilvl="1">
      <w:start w:val="1"/>
      <w:numFmt w:val="decimal"/>
      <w:lvlText w:val="%1.%2"/>
      <w:lvlJc w:val="left"/>
      <w:pPr>
        <w:ind w:left="1260" w:hanging="540"/>
      </w:pPr>
      <w:rPr>
        <w:rFonts w:ascii="Times New Roman" w:eastAsia="Times New Roman" w:hAnsi="Times New Roman" w:cs="Times New Roman" w:hint="default"/>
        <w:spacing w:val="-5"/>
        <w:w w:val="100"/>
        <w:sz w:val="24"/>
        <w:szCs w:val="24"/>
      </w:rPr>
    </w:lvl>
    <w:lvl w:ilvl="2">
      <w:numFmt w:val="bullet"/>
      <w:lvlText w:val="•"/>
      <w:lvlJc w:val="left"/>
      <w:pPr>
        <w:ind w:left="2253" w:hanging="540"/>
      </w:pPr>
      <w:rPr>
        <w:rFonts w:hint="default"/>
      </w:rPr>
    </w:lvl>
    <w:lvl w:ilvl="3">
      <w:numFmt w:val="bullet"/>
      <w:lvlText w:val="•"/>
      <w:lvlJc w:val="left"/>
      <w:pPr>
        <w:ind w:left="3246" w:hanging="540"/>
      </w:pPr>
      <w:rPr>
        <w:rFonts w:hint="default"/>
      </w:rPr>
    </w:lvl>
    <w:lvl w:ilvl="4">
      <w:numFmt w:val="bullet"/>
      <w:lvlText w:val="•"/>
      <w:lvlJc w:val="left"/>
      <w:pPr>
        <w:ind w:left="4240" w:hanging="540"/>
      </w:pPr>
      <w:rPr>
        <w:rFonts w:hint="default"/>
      </w:rPr>
    </w:lvl>
    <w:lvl w:ilvl="5">
      <w:numFmt w:val="bullet"/>
      <w:lvlText w:val="•"/>
      <w:lvlJc w:val="left"/>
      <w:pPr>
        <w:ind w:left="5233" w:hanging="540"/>
      </w:pPr>
      <w:rPr>
        <w:rFonts w:hint="default"/>
      </w:rPr>
    </w:lvl>
    <w:lvl w:ilvl="6">
      <w:numFmt w:val="bullet"/>
      <w:lvlText w:val="•"/>
      <w:lvlJc w:val="left"/>
      <w:pPr>
        <w:ind w:left="6226" w:hanging="540"/>
      </w:pPr>
      <w:rPr>
        <w:rFonts w:hint="default"/>
      </w:rPr>
    </w:lvl>
    <w:lvl w:ilvl="7">
      <w:numFmt w:val="bullet"/>
      <w:lvlText w:val="•"/>
      <w:lvlJc w:val="left"/>
      <w:pPr>
        <w:ind w:left="7220" w:hanging="540"/>
      </w:pPr>
      <w:rPr>
        <w:rFonts w:hint="default"/>
      </w:rPr>
    </w:lvl>
    <w:lvl w:ilvl="8">
      <w:numFmt w:val="bullet"/>
      <w:lvlText w:val="•"/>
      <w:lvlJc w:val="left"/>
      <w:pPr>
        <w:ind w:left="8213" w:hanging="540"/>
      </w:pPr>
      <w:rPr>
        <w:rFonts w:hint="default"/>
      </w:rPr>
    </w:lvl>
  </w:abstractNum>
  <w:abstractNum w:abstractNumId="7" w15:restartNumberingAfterBreak="0">
    <w:nsid w:val="7A7946F6"/>
    <w:multiLevelType w:val="hybridMultilevel"/>
    <w:tmpl w:val="B3BA859A"/>
    <w:lvl w:ilvl="0" w:tplc="F6C8FC7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44980">
    <w:abstractNumId w:val="1"/>
  </w:num>
  <w:num w:numId="2" w16cid:durableId="858161046">
    <w:abstractNumId w:val="7"/>
  </w:num>
  <w:num w:numId="3" w16cid:durableId="1455320408">
    <w:abstractNumId w:val="0"/>
  </w:num>
  <w:num w:numId="4" w16cid:durableId="1028868330">
    <w:abstractNumId w:val="4"/>
  </w:num>
  <w:num w:numId="5" w16cid:durableId="2040668442">
    <w:abstractNumId w:val="5"/>
  </w:num>
  <w:num w:numId="6" w16cid:durableId="693532772">
    <w:abstractNumId w:val="3"/>
  </w:num>
  <w:num w:numId="7" w16cid:durableId="731198771">
    <w:abstractNumId w:val="6"/>
  </w:num>
  <w:num w:numId="8" w16cid:durableId="15722359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Paprocki">
    <w15:presenceInfo w15:providerId="AD" w15:userId="S::kpaprocki@aasm.org::c6ffc4c9-b2ee-49cf-b61f-7ea41e82a9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57A"/>
    <w:rsid w:val="00030781"/>
    <w:rsid w:val="00034589"/>
    <w:rsid w:val="00072BA3"/>
    <w:rsid w:val="001D628B"/>
    <w:rsid w:val="001E52E6"/>
    <w:rsid w:val="00351A06"/>
    <w:rsid w:val="00373A10"/>
    <w:rsid w:val="003E0FA4"/>
    <w:rsid w:val="004C6FF1"/>
    <w:rsid w:val="005D6B5A"/>
    <w:rsid w:val="006236AE"/>
    <w:rsid w:val="006936C8"/>
    <w:rsid w:val="00745883"/>
    <w:rsid w:val="007C3785"/>
    <w:rsid w:val="00A466EB"/>
    <w:rsid w:val="00B076E8"/>
    <w:rsid w:val="00B8357A"/>
    <w:rsid w:val="00B96A11"/>
    <w:rsid w:val="00C24C63"/>
    <w:rsid w:val="00C47D06"/>
    <w:rsid w:val="00CB7FC5"/>
    <w:rsid w:val="00DA50E9"/>
    <w:rsid w:val="00DC3475"/>
    <w:rsid w:val="00EF702A"/>
    <w:rsid w:val="00FF4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543B"/>
  <w15:chartTrackingRefBased/>
  <w15:docId w15:val="{4D9E4C1A-DBCA-4ECB-99C8-E34E5DC44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57A"/>
    <w:pPr>
      <w:spacing w:after="0" w:line="288" w:lineRule="auto"/>
    </w:pPr>
    <w:rPr>
      <w:rFonts w:ascii="Minion Pro" w:eastAsia="Times New Roman" w:hAnsi="Minion Pro" w:cs="Minion Pro"/>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rsid w:val="00B8357A"/>
    <w:pPr>
      <w:spacing w:after="270" w:line="280" w:lineRule="exact"/>
    </w:pPr>
    <w:rPr>
      <w:rFonts w:ascii="Arial" w:eastAsia="Times New Roman" w:hAnsi="Arial" w:cs="Arial"/>
      <w:kern w:val="0"/>
      <w:szCs w:val="20"/>
      <w14:ligatures w14:val="none"/>
    </w:rPr>
  </w:style>
  <w:style w:type="paragraph" w:customStyle="1" w:styleId="Body-BodyCopyNoSpacing">
    <w:name w:val="Body-&gt;Body Copy No Spacing"/>
    <w:basedOn w:val="Body-BodyCopy"/>
    <w:qFormat/>
    <w:rsid w:val="00B8357A"/>
    <w:pPr>
      <w:spacing w:after="90"/>
    </w:pPr>
  </w:style>
  <w:style w:type="paragraph" w:customStyle="1" w:styleId="Headings-H4-SampleBodySubhead">
    <w:name w:val="Headings-&gt;H4 - Sample Body Subhead"/>
    <w:basedOn w:val="Normal"/>
    <w:qFormat/>
    <w:rsid w:val="00B8357A"/>
    <w:pPr>
      <w:spacing w:before="90" w:after="360" w:line="280" w:lineRule="exact"/>
    </w:pPr>
    <w:rPr>
      <w:rFonts w:ascii="Arial Black" w:hAnsi="Arial Black" w:cs="Arial Black"/>
      <w:caps/>
      <w:color w:val="45CAFB"/>
      <w:sz w:val="22"/>
    </w:rPr>
  </w:style>
  <w:style w:type="paragraph" w:customStyle="1" w:styleId="Headings-H5SampleExplanationCopy">
    <w:name w:val="Headings-&gt;H5 Sample/Explanation Copy"/>
    <w:basedOn w:val="Body-BodyCopy"/>
    <w:qFormat/>
    <w:rsid w:val="00B8357A"/>
    <w:pPr>
      <w:spacing w:after="90"/>
      <w:jc w:val="center"/>
    </w:pPr>
    <w:rPr>
      <w:b/>
      <w:caps/>
      <w:color w:val="00667C"/>
      <w:sz w:val="18"/>
    </w:rPr>
  </w:style>
  <w:style w:type="paragraph" w:customStyle="1" w:styleId="Body-BodyRuleAbove">
    <w:name w:val="Body-&gt;Body Rule Above"/>
    <w:basedOn w:val="Body-BodyCopy"/>
    <w:qFormat/>
    <w:rsid w:val="00B8357A"/>
    <w:pPr>
      <w:pBdr>
        <w:top w:val="single" w:sz="8" w:space="0" w:color="auto"/>
      </w:pBdr>
      <w:spacing w:before="180"/>
    </w:pPr>
  </w:style>
  <w:style w:type="paragraph" w:customStyle="1" w:styleId="Body-BodyRuleBelow">
    <w:name w:val="Body-&gt;Body Rule Below"/>
    <w:basedOn w:val="Body-BodyCopy"/>
    <w:qFormat/>
    <w:rsid w:val="00B8357A"/>
    <w:pPr>
      <w:pBdr>
        <w:bottom w:val="single" w:sz="8" w:space="0" w:color="auto"/>
      </w:pBdr>
      <w:spacing w:after="720"/>
    </w:pPr>
  </w:style>
  <w:style w:type="paragraph" w:customStyle="1" w:styleId="SampleListStyles-SampleNumListTier1Start">
    <w:name w:val="Sample List Styles-&gt;Sample Num List Tier 1 Start"/>
    <w:basedOn w:val="Body-BodyCopy"/>
    <w:qFormat/>
    <w:rsid w:val="00B8357A"/>
    <w:pPr>
      <w:numPr>
        <w:numId w:val="1"/>
      </w:numPr>
      <w:tabs>
        <w:tab w:val="left" w:pos="0"/>
        <w:tab w:val="left" w:pos="540"/>
      </w:tabs>
      <w:spacing w:after="90"/>
    </w:pPr>
  </w:style>
  <w:style w:type="paragraph" w:customStyle="1" w:styleId="SampleListStyles-SampleNumListTier2">
    <w:name w:val="Sample List Styles-&gt;Sample Num List Tier 2"/>
    <w:basedOn w:val="SampleListStyles-SampleNumListTier1Start"/>
    <w:qFormat/>
    <w:rsid w:val="00B8357A"/>
    <w:pPr>
      <w:numPr>
        <w:ilvl w:val="1"/>
      </w:numPr>
    </w:pPr>
  </w:style>
  <w:style w:type="paragraph" w:customStyle="1" w:styleId="Headings-H3-SectionSubhead">
    <w:name w:val="Headings-&gt;H3 - Section Subhead"/>
    <w:qFormat/>
    <w:rsid w:val="00B8357A"/>
    <w:pPr>
      <w:spacing w:after="270" w:line="320" w:lineRule="exact"/>
      <w:jc w:val="center"/>
    </w:pPr>
    <w:rPr>
      <w:rFonts w:ascii="Arial" w:eastAsia="Times New Roman" w:hAnsi="Arial" w:cs="Arial"/>
      <w:b/>
      <w:caps/>
      <w:color w:val="FF842D"/>
      <w:kern w:val="0"/>
      <w:sz w:val="28"/>
      <w:szCs w:val="20"/>
      <w14:ligatures w14:val="none"/>
    </w:rPr>
  </w:style>
  <w:style w:type="character" w:customStyle="1" w:styleId="Italic">
    <w:name w:val="Italic"/>
    <w:qFormat/>
    <w:rsid w:val="00B8357A"/>
    <w:rPr>
      <w:i/>
    </w:rPr>
  </w:style>
  <w:style w:type="character" w:customStyle="1" w:styleId="BoldBlue">
    <w:name w:val="Bold Blue"/>
    <w:qFormat/>
    <w:rsid w:val="00B8357A"/>
    <w:rPr>
      <w:b/>
      <w:color w:val="00667C"/>
    </w:rPr>
  </w:style>
  <w:style w:type="paragraph" w:styleId="ListParagraph">
    <w:name w:val="List Paragraph"/>
    <w:basedOn w:val="Normal"/>
    <w:uiPriority w:val="34"/>
    <w:qFormat/>
    <w:rsid w:val="00B8357A"/>
    <w:pPr>
      <w:ind w:left="720"/>
      <w:contextualSpacing/>
    </w:pPr>
  </w:style>
  <w:style w:type="paragraph" w:styleId="Revision">
    <w:name w:val="Revision"/>
    <w:hidden/>
    <w:uiPriority w:val="99"/>
    <w:semiHidden/>
    <w:rsid w:val="006936C8"/>
    <w:pPr>
      <w:spacing w:after="0" w:line="240" w:lineRule="auto"/>
    </w:pPr>
    <w:rPr>
      <w:rFonts w:ascii="Minion Pro" w:eastAsia="Times New Roman" w:hAnsi="Minion Pro" w:cs="Minion Pro"/>
      <w:kern w:val="0"/>
      <w:sz w:val="24"/>
      <w:szCs w:val="20"/>
      <w14:ligatures w14:val="none"/>
    </w:rPr>
  </w:style>
  <w:style w:type="character" w:styleId="CommentReference">
    <w:name w:val="annotation reference"/>
    <w:basedOn w:val="DefaultParagraphFont"/>
    <w:uiPriority w:val="99"/>
    <w:semiHidden/>
    <w:unhideWhenUsed/>
    <w:rsid w:val="006936C8"/>
    <w:rPr>
      <w:sz w:val="16"/>
      <w:szCs w:val="16"/>
    </w:rPr>
  </w:style>
  <w:style w:type="paragraph" w:styleId="CommentText">
    <w:name w:val="annotation text"/>
    <w:basedOn w:val="Normal"/>
    <w:link w:val="CommentTextChar"/>
    <w:uiPriority w:val="99"/>
    <w:semiHidden/>
    <w:unhideWhenUsed/>
    <w:rsid w:val="006936C8"/>
    <w:pPr>
      <w:spacing w:line="240" w:lineRule="auto"/>
    </w:pPr>
    <w:rPr>
      <w:sz w:val="20"/>
    </w:rPr>
  </w:style>
  <w:style w:type="character" w:customStyle="1" w:styleId="CommentTextChar">
    <w:name w:val="Comment Text Char"/>
    <w:basedOn w:val="DefaultParagraphFont"/>
    <w:link w:val="CommentText"/>
    <w:uiPriority w:val="99"/>
    <w:semiHidden/>
    <w:rsid w:val="006936C8"/>
    <w:rPr>
      <w:rFonts w:ascii="Minion Pro" w:eastAsia="Times New Roman" w:hAnsi="Minion Pro" w:cs="Minion Pr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936C8"/>
    <w:rPr>
      <w:b/>
      <w:bCs/>
    </w:rPr>
  </w:style>
  <w:style w:type="character" w:customStyle="1" w:styleId="CommentSubjectChar">
    <w:name w:val="Comment Subject Char"/>
    <w:basedOn w:val="CommentTextChar"/>
    <w:link w:val="CommentSubject"/>
    <w:uiPriority w:val="99"/>
    <w:semiHidden/>
    <w:rsid w:val="006936C8"/>
    <w:rPr>
      <w:rFonts w:ascii="Minion Pro" w:eastAsia="Times New Roman" w:hAnsi="Minion Pro" w:cs="Minion Pro"/>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FC4666-3F28-4B55-9444-1EDA6BF0B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C9719F-231D-4473-8A0E-85759D51665E}">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3.xml><?xml version="1.0" encoding="utf-8"?>
<ds:datastoreItem xmlns:ds="http://schemas.openxmlformats.org/officeDocument/2006/customXml" ds:itemID="{06CD52D8-C69E-4C8D-BFDE-0DAED603B9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Kristina Paprocki</cp:lastModifiedBy>
  <cp:revision>21</cp:revision>
  <dcterms:created xsi:type="dcterms:W3CDTF">2024-02-21T23:49:00Z</dcterms:created>
  <dcterms:modified xsi:type="dcterms:W3CDTF">2024-12-09T14:04:00Z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