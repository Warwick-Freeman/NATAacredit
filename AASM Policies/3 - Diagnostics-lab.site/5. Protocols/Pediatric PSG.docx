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72F42" w14:textId="377A6AE5" w:rsidR="005E484B" w:rsidRPr="00F7035B" w:rsidRDefault="005E484B" w:rsidP="005E484B">
      <w:pPr>
        <w:pStyle w:val="Headings-H5SampleExplanationCopy"/>
        <w:rPr>
          <w:rFonts w:ascii="Times New Roman" w:hAnsi="Times New Roman" w:cs="Times New Roman"/>
          <w:sz w:val="24"/>
          <w:szCs w:val="24"/>
        </w:rPr>
      </w:pPr>
      <w:r w:rsidRPr="00F7035B">
        <w:rPr>
          <w:rFonts w:ascii="Times New Roman" w:hAnsi="Times New Roman" w:cs="Times New Roman"/>
          <w:sz w:val="24"/>
          <w:szCs w:val="24"/>
        </w:rPr>
        <w:t>SAMPLE P</w:t>
      </w:r>
      <w:r w:rsidR="008B69B9" w:rsidRPr="00F7035B">
        <w:rPr>
          <w:rFonts w:ascii="Times New Roman" w:hAnsi="Times New Roman" w:cs="Times New Roman"/>
          <w:sz w:val="24"/>
          <w:szCs w:val="24"/>
        </w:rPr>
        <w:t>rotocol</w:t>
      </w:r>
    </w:p>
    <w:p w14:paraId="4E3CA655" w14:textId="77777777" w:rsidR="005E484B" w:rsidRPr="00F7035B" w:rsidRDefault="005E484B" w:rsidP="005E484B">
      <w:pPr>
        <w:pStyle w:val="Headings-H3-SectionSubhead"/>
        <w:rPr>
          <w:rFonts w:ascii="Times New Roman" w:hAnsi="Times New Roman" w:cs="Times New Roman"/>
          <w:sz w:val="24"/>
          <w:szCs w:val="24"/>
        </w:rPr>
      </w:pPr>
      <w:r w:rsidRPr="00F7035B">
        <w:rPr>
          <w:rFonts w:ascii="Times New Roman" w:hAnsi="Times New Roman" w:cs="Times New Roman"/>
          <w:sz w:val="24"/>
          <w:szCs w:val="24"/>
        </w:rPr>
        <w:t>PEDIATRIC POLYSOMNOGRAPHY PROTOCOL</w:t>
      </w:r>
    </w:p>
    <w:p w14:paraId="07C5DCEE" w14:textId="77777777" w:rsidR="005E484B" w:rsidRPr="00F7035B" w:rsidRDefault="005E484B" w:rsidP="005E484B">
      <w:pPr>
        <w:pStyle w:val="Body-BodyRuleAbove"/>
        <w:rPr>
          <w:rFonts w:ascii="Times New Roman" w:hAnsi="Times New Roman" w:cs="Times New Roman"/>
          <w:sz w:val="24"/>
          <w:szCs w:val="24"/>
        </w:rPr>
      </w:pPr>
      <w:r w:rsidRPr="00F7035B">
        <w:rPr>
          <w:rStyle w:val="BoldBlue"/>
          <w:rFonts w:ascii="Times New Roman" w:hAnsi="Times New Roman" w:cs="Times New Roman"/>
          <w:sz w:val="24"/>
          <w:szCs w:val="24"/>
        </w:rPr>
        <w:t xml:space="preserve">Effective Date: </w:t>
      </w:r>
      <w:r w:rsidRPr="00F7035B">
        <w:rPr>
          <w:rFonts w:ascii="Times New Roman" w:hAnsi="Times New Roman" w:cs="Times New Roman"/>
          <w:sz w:val="24"/>
          <w:szCs w:val="24"/>
        </w:rPr>
        <w:t>00/00/0000 (month/day/year)</w:t>
      </w:r>
    </w:p>
    <w:p w14:paraId="4CB945F7" w14:textId="77777777" w:rsidR="005E484B" w:rsidRPr="00F7035B" w:rsidRDefault="005E484B" w:rsidP="005E484B">
      <w:pPr>
        <w:pStyle w:val="Body-BodyCopy"/>
        <w:rPr>
          <w:rFonts w:ascii="Times New Roman" w:hAnsi="Times New Roman" w:cs="Times New Roman"/>
          <w:sz w:val="24"/>
          <w:szCs w:val="24"/>
        </w:rPr>
      </w:pPr>
      <w:r w:rsidRPr="00F7035B">
        <w:rPr>
          <w:rStyle w:val="BoldBlue"/>
          <w:rFonts w:ascii="Times New Roman" w:hAnsi="Times New Roman" w:cs="Times New Roman"/>
          <w:sz w:val="24"/>
          <w:szCs w:val="24"/>
        </w:rPr>
        <w:t>Revision Date:</w:t>
      </w:r>
    </w:p>
    <w:p w14:paraId="7ABDF4B6" w14:textId="0F204377" w:rsidR="005E484B" w:rsidRPr="00F7035B" w:rsidRDefault="005E484B" w:rsidP="005E484B">
      <w:pPr>
        <w:pStyle w:val="Body-BodyRuleBelow"/>
        <w:rPr>
          <w:rFonts w:ascii="Times New Roman" w:hAnsi="Times New Roman" w:cs="Times New Roman"/>
          <w:sz w:val="24"/>
          <w:szCs w:val="24"/>
        </w:rPr>
      </w:pPr>
      <w:r w:rsidRPr="00F7035B">
        <w:rPr>
          <w:rStyle w:val="BoldBlue"/>
          <w:rFonts w:ascii="Times New Roman" w:hAnsi="Times New Roman" w:cs="Times New Roman"/>
          <w:sz w:val="24"/>
          <w:szCs w:val="24"/>
        </w:rPr>
        <w:t xml:space="preserve">Approval Signature: </w:t>
      </w:r>
      <w:r w:rsidRPr="00F7035B">
        <w:rPr>
          <w:rStyle w:val="Italic"/>
          <w:rFonts w:ascii="Times New Roman" w:hAnsi="Times New Roman" w:cs="Times New Roman"/>
          <w:sz w:val="24"/>
          <w:szCs w:val="24"/>
        </w:rPr>
        <w:t xml:space="preserve">To be signed by the </w:t>
      </w:r>
      <w:del w:id="0" w:author="Kristina Paprocki" w:date="2024-11-14T09:04:00Z" w16du:dateUtc="2024-11-14T15:04:00Z">
        <w:r w:rsidRPr="00F7035B" w:rsidDel="00591F4B">
          <w:rPr>
            <w:rStyle w:val="Italic"/>
            <w:rFonts w:ascii="Times New Roman" w:hAnsi="Times New Roman" w:cs="Times New Roman"/>
            <w:sz w:val="24"/>
            <w:szCs w:val="24"/>
          </w:rPr>
          <w:delText>facility</w:delText>
        </w:r>
        <w:r w:rsidR="000F7421" w:rsidRPr="00F7035B" w:rsidDel="00591F4B">
          <w:rPr>
            <w:rStyle w:val="Italic"/>
            <w:rFonts w:ascii="Times New Roman" w:hAnsi="Times New Roman" w:cs="Times New Roman"/>
            <w:sz w:val="24"/>
            <w:szCs w:val="24"/>
          </w:rPr>
          <w:delText xml:space="preserve"> </w:delText>
        </w:r>
      </w:del>
      <w:r w:rsidR="000F7421" w:rsidRPr="00F7035B">
        <w:rPr>
          <w:rStyle w:val="Italic"/>
          <w:rFonts w:ascii="Times New Roman" w:hAnsi="Times New Roman" w:cs="Times New Roman"/>
          <w:sz w:val="24"/>
          <w:szCs w:val="24"/>
        </w:rPr>
        <w:t>site</w:t>
      </w:r>
      <w:r w:rsidRPr="00F7035B">
        <w:rPr>
          <w:rStyle w:val="Italic"/>
          <w:rFonts w:ascii="Times New Roman" w:hAnsi="Times New Roman" w:cs="Times New Roman"/>
          <w:sz w:val="24"/>
          <w:szCs w:val="24"/>
        </w:rPr>
        <w:t xml:space="preserve"> director</w:t>
      </w:r>
    </w:p>
    <w:p w14:paraId="6461DE1B" w14:textId="77777777" w:rsidR="005E484B" w:rsidRPr="00F7035B" w:rsidRDefault="005E484B" w:rsidP="005E484B">
      <w:pPr>
        <w:pStyle w:val="Headings-H4-SampleBodySubhead"/>
        <w:spacing w:before="0"/>
        <w:rPr>
          <w:rFonts w:ascii="Times New Roman" w:hAnsi="Times New Roman" w:cs="Times New Roman"/>
          <w:b/>
          <w:bCs/>
          <w:sz w:val="24"/>
          <w:szCs w:val="24"/>
        </w:rPr>
      </w:pPr>
      <w:r w:rsidRPr="00F7035B">
        <w:rPr>
          <w:rFonts w:ascii="Times New Roman" w:hAnsi="Times New Roman" w:cs="Times New Roman"/>
          <w:b/>
          <w:bCs/>
          <w:sz w:val="24"/>
          <w:szCs w:val="24"/>
        </w:rPr>
        <w:t>PURPOSE</w:t>
      </w:r>
    </w:p>
    <w:p w14:paraId="1992928B" w14:textId="458A83A4" w:rsidR="005E484B" w:rsidRPr="00F7035B" w:rsidRDefault="005E484B" w:rsidP="005E484B">
      <w:pPr>
        <w:pStyle w:val="Body-BodyCopyNoSpacing"/>
        <w:rPr>
          <w:rFonts w:ascii="Times New Roman" w:hAnsi="Times New Roman" w:cs="Times New Roman"/>
          <w:sz w:val="24"/>
          <w:szCs w:val="24"/>
        </w:rPr>
      </w:pPr>
      <w:r w:rsidRPr="00F7035B">
        <w:rPr>
          <w:rFonts w:ascii="Times New Roman" w:hAnsi="Times New Roman" w:cs="Times New Roman"/>
          <w:sz w:val="24"/>
          <w:szCs w:val="24"/>
        </w:rPr>
        <w:t xml:space="preserve">Provide adequate information to perform quality polysomnograms on pediatric patients per physician order with confidence and competence. Pediatric patients include age-specific ranges of </w:t>
      </w:r>
      <w:r w:rsidR="004B2E4A">
        <w:rPr>
          <w:rStyle w:val="Italic"/>
          <w:rFonts w:ascii="Times New Roman" w:hAnsi="Times New Roman" w:cs="Times New Roman"/>
          <w:sz w:val="24"/>
          <w:szCs w:val="24"/>
        </w:rPr>
        <w:t>t</w:t>
      </w:r>
      <w:r w:rsidRPr="00F7035B">
        <w:rPr>
          <w:rStyle w:val="Italic"/>
          <w:rFonts w:ascii="Times New Roman" w:hAnsi="Times New Roman" w:cs="Times New Roman"/>
          <w:sz w:val="24"/>
          <w:szCs w:val="24"/>
        </w:rPr>
        <w:t>oddler</w:t>
      </w:r>
      <w:r w:rsidRPr="00F7035B">
        <w:rPr>
          <w:rFonts w:ascii="Times New Roman" w:hAnsi="Times New Roman" w:cs="Times New Roman"/>
          <w:sz w:val="24"/>
          <w:szCs w:val="24"/>
        </w:rPr>
        <w:t xml:space="preserve"> (1–3 years), </w:t>
      </w:r>
      <w:r w:rsidR="004B2E4A">
        <w:rPr>
          <w:rStyle w:val="Italic"/>
          <w:rFonts w:ascii="Times New Roman" w:hAnsi="Times New Roman" w:cs="Times New Roman"/>
          <w:sz w:val="24"/>
          <w:szCs w:val="24"/>
        </w:rPr>
        <w:t>p</w:t>
      </w:r>
      <w:r w:rsidRPr="00F7035B">
        <w:rPr>
          <w:rStyle w:val="Italic"/>
          <w:rFonts w:ascii="Times New Roman" w:hAnsi="Times New Roman" w:cs="Times New Roman"/>
          <w:sz w:val="24"/>
          <w:szCs w:val="24"/>
        </w:rPr>
        <w:t>reschool child</w:t>
      </w:r>
      <w:r w:rsidRPr="00F7035B">
        <w:rPr>
          <w:rFonts w:ascii="Times New Roman" w:hAnsi="Times New Roman" w:cs="Times New Roman"/>
          <w:sz w:val="24"/>
          <w:szCs w:val="24"/>
        </w:rPr>
        <w:t xml:space="preserve"> (4–5 years), </w:t>
      </w:r>
      <w:r w:rsidR="004B2E4A">
        <w:rPr>
          <w:rStyle w:val="Italic"/>
          <w:rFonts w:ascii="Times New Roman" w:hAnsi="Times New Roman" w:cs="Times New Roman"/>
          <w:sz w:val="24"/>
          <w:szCs w:val="24"/>
        </w:rPr>
        <w:t>s</w:t>
      </w:r>
      <w:r w:rsidRPr="00F7035B">
        <w:rPr>
          <w:rStyle w:val="Italic"/>
          <w:rFonts w:ascii="Times New Roman" w:hAnsi="Times New Roman" w:cs="Times New Roman"/>
          <w:sz w:val="24"/>
          <w:szCs w:val="24"/>
        </w:rPr>
        <w:t>chool-age child</w:t>
      </w:r>
      <w:r w:rsidRPr="00F7035B">
        <w:rPr>
          <w:rFonts w:ascii="Times New Roman" w:hAnsi="Times New Roman" w:cs="Times New Roman"/>
          <w:sz w:val="24"/>
          <w:szCs w:val="24"/>
        </w:rPr>
        <w:t xml:space="preserve"> (6–12 years), and </w:t>
      </w:r>
      <w:r w:rsidR="004B2E4A">
        <w:rPr>
          <w:rStyle w:val="Italic"/>
          <w:rFonts w:ascii="Times New Roman" w:hAnsi="Times New Roman" w:cs="Times New Roman"/>
          <w:sz w:val="24"/>
          <w:szCs w:val="24"/>
        </w:rPr>
        <w:t>a</w:t>
      </w:r>
      <w:r w:rsidRPr="00F7035B">
        <w:rPr>
          <w:rStyle w:val="Italic"/>
          <w:rFonts w:ascii="Times New Roman" w:hAnsi="Times New Roman" w:cs="Times New Roman"/>
          <w:sz w:val="24"/>
          <w:szCs w:val="24"/>
        </w:rPr>
        <w:t>dolescent</w:t>
      </w:r>
      <w:r w:rsidRPr="00F7035B">
        <w:rPr>
          <w:rFonts w:ascii="Times New Roman" w:hAnsi="Times New Roman" w:cs="Times New Roman"/>
          <w:sz w:val="24"/>
          <w:szCs w:val="24"/>
        </w:rPr>
        <w:t xml:space="preserve"> (13–17 years). Polysomnography is essential to diagnose certain sleep-related conditions. Below is a list of common </w:t>
      </w:r>
      <w:r w:rsidR="003C2676" w:rsidRPr="00F7035B">
        <w:rPr>
          <w:rFonts w:ascii="Times New Roman" w:hAnsi="Times New Roman" w:cs="Times New Roman"/>
          <w:sz w:val="24"/>
          <w:szCs w:val="24"/>
        </w:rPr>
        <w:t>reason</w:t>
      </w:r>
      <w:r w:rsidRPr="00F7035B">
        <w:rPr>
          <w:rFonts w:ascii="Times New Roman" w:hAnsi="Times New Roman" w:cs="Times New Roman"/>
          <w:sz w:val="24"/>
          <w:szCs w:val="24"/>
        </w:rPr>
        <w:t>s:</w:t>
      </w:r>
    </w:p>
    <w:p w14:paraId="270CA515" w14:textId="6DE8F49B" w:rsidR="005E484B" w:rsidRPr="00F7035B" w:rsidRDefault="004B2E4A" w:rsidP="008B69B9">
      <w:pPr>
        <w:pStyle w:val="Body-BodyCopyNoSpacing"/>
        <w:numPr>
          <w:ilvl w:val="0"/>
          <w:numId w:val="33"/>
        </w:numPr>
        <w:rPr>
          <w:rFonts w:ascii="Times New Roman" w:hAnsi="Times New Roman" w:cs="Times New Roman"/>
          <w:sz w:val="24"/>
          <w:szCs w:val="24"/>
        </w:rPr>
      </w:pPr>
      <w:r>
        <w:rPr>
          <w:rFonts w:ascii="Times New Roman" w:hAnsi="Times New Roman" w:cs="Times New Roman"/>
          <w:sz w:val="24"/>
          <w:szCs w:val="24"/>
        </w:rPr>
        <w:t>s</w:t>
      </w:r>
      <w:r w:rsidR="005E484B" w:rsidRPr="00F7035B">
        <w:rPr>
          <w:rFonts w:ascii="Times New Roman" w:hAnsi="Times New Roman" w:cs="Times New Roman"/>
          <w:sz w:val="24"/>
          <w:szCs w:val="24"/>
        </w:rPr>
        <w:t>noring</w:t>
      </w:r>
    </w:p>
    <w:p w14:paraId="2B25CE27" w14:textId="1CFCC9D5" w:rsidR="005E484B" w:rsidRPr="00F7035B" w:rsidRDefault="004B2E4A" w:rsidP="008B69B9">
      <w:pPr>
        <w:pStyle w:val="Body-BodyCopyNoSpacing"/>
        <w:numPr>
          <w:ilvl w:val="0"/>
          <w:numId w:val="33"/>
        </w:numPr>
        <w:rPr>
          <w:rFonts w:ascii="Times New Roman" w:hAnsi="Times New Roman" w:cs="Times New Roman"/>
          <w:sz w:val="24"/>
          <w:szCs w:val="24"/>
        </w:rPr>
      </w:pPr>
      <w:r>
        <w:rPr>
          <w:rFonts w:ascii="Times New Roman" w:hAnsi="Times New Roman" w:cs="Times New Roman"/>
          <w:sz w:val="24"/>
          <w:szCs w:val="24"/>
        </w:rPr>
        <w:t>e</w:t>
      </w:r>
      <w:r w:rsidR="005E484B" w:rsidRPr="00F7035B">
        <w:rPr>
          <w:rFonts w:ascii="Times New Roman" w:hAnsi="Times New Roman" w:cs="Times New Roman"/>
          <w:sz w:val="24"/>
          <w:szCs w:val="24"/>
        </w:rPr>
        <w:t>xcessive daytime somnolence</w:t>
      </w:r>
    </w:p>
    <w:p w14:paraId="6462787F" w14:textId="28D7BD08" w:rsidR="005E484B" w:rsidRPr="00F7035B" w:rsidRDefault="004B2E4A" w:rsidP="008B69B9">
      <w:pPr>
        <w:pStyle w:val="Body-BodyCopyNoSpacing"/>
        <w:numPr>
          <w:ilvl w:val="0"/>
          <w:numId w:val="33"/>
        </w:numPr>
        <w:rPr>
          <w:rFonts w:ascii="Times New Roman" w:hAnsi="Times New Roman" w:cs="Times New Roman"/>
          <w:sz w:val="24"/>
          <w:szCs w:val="24"/>
        </w:rPr>
      </w:pPr>
      <w:r>
        <w:rPr>
          <w:rFonts w:ascii="Times New Roman" w:hAnsi="Times New Roman" w:cs="Times New Roman"/>
          <w:sz w:val="24"/>
          <w:szCs w:val="24"/>
        </w:rPr>
        <w:t>i</w:t>
      </w:r>
      <w:r w:rsidR="005E484B" w:rsidRPr="00F7035B">
        <w:rPr>
          <w:rFonts w:ascii="Times New Roman" w:hAnsi="Times New Roman" w:cs="Times New Roman"/>
          <w:sz w:val="24"/>
          <w:szCs w:val="24"/>
        </w:rPr>
        <w:t>nsomnia, unexplained, resistant to therapy</w:t>
      </w:r>
    </w:p>
    <w:p w14:paraId="30B5812C" w14:textId="777BAEC6" w:rsidR="005E484B" w:rsidRPr="00F7035B" w:rsidRDefault="004B2E4A" w:rsidP="008B69B9">
      <w:pPr>
        <w:pStyle w:val="Body-BodyCopyNoSpacing"/>
        <w:numPr>
          <w:ilvl w:val="0"/>
          <w:numId w:val="33"/>
        </w:numPr>
        <w:rPr>
          <w:rFonts w:ascii="Times New Roman" w:hAnsi="Times New Roman" w:cs="Times New Roman"/>
          <w:sz w:val="24"/>
          <w:szCs w:val="24"/>
        </w:rPr>
      </w:pPr>
      <w:r>
        <w:rPr>
          <w:rFonts w:ascii="Times New Roman" w:hAnsi="Times New Roman" w:cs="Times New Roman"/>
          <w:sz w:val="24"/>
          <w:szCs w:val="24"/>
        </w:rPr>
        <w:t>n</w:t>
      </w:r>
      <w:r w:rsidR="005E484B" w:rsidRPr="00F7035B">
        <w:rPr>
          <w:rFonts w:ascii="Times New Roman" w:hAnsi="Times New Roman" w:cs="Times New Roman"/>
          <w:sz w:val="24"/>
          <w:szCs w:val="24"/>
        </w:rPr>
        <w:t>euromuscular disease</w:t>
      </w:r>
    </w:p>
    <w:p w14:paraId="3E293114" w14:textId="71E588D9" w:rsidR="005E484B" w:rsidRPr="00F7035B" w:rsidRDefault="005E484B" w:rsidP="008B69B9">
      <w:pPr>
        <w:pStyle w:val="Body-BodyCopyNoSpacing"/>
        <w:numPr>
          <w:ilvl w:val="0"/>
          <w:numId w:val="33"/>
        </w:numPr>
        <w:rPr>
          <w:rFonts w:ascii="Times New Roman" w:hAnsi="Times New Roman" w:cs="Times New Roman"/>
          <w:sz w:val="24"/>
          <w:szCs w:val="24"/>
        </w:rPr>
      </w:pPr>
      <w:r w:rsidRPr="00F7035B">
        <w:rPr>
          <w:rFonts w:ascii="Times New Roman" w:hAnsi="Times New Roman" w:cs="Times New Roman"/>
          <w:sz w:val="24"/>
          <w:szCs w:val="24"/>
        </w:rPr>
        <w:t>Disorders of arousal include</w:t>
      </w:r>
      <w:r w:rsidR="00FD7776" w:rsidRPr="00F7035B">
        <w:rPr>
          <w:rFonts w:ascii="Times New Roman" w:hAnsi="Times New Roman" w:cs="Times New Roman"/>
          <w:sz w:val="24"/>
          <w:szCs w:val="24"/>
        </w:rPr>
        <w:t>,</w:t>
      </w:r>
      <w:r w:rsidRPr="00F7035B">
        <w:rPr>
          <w:rFonts w:ascii="Times New Roman" w:hAnsi="Times New Roman" w:cs="Times New Roman"/>
          <w:sz w:val="24"/>
          <w:szCs w:val="24"/>
        </w:rPr>
        <w:t xml:space="preserve"> but are not limited to: confusional arousals, sleepwalking and sleep terrors. Other parasomnias include hypnagogic hallucinations, sleep paralysis, nocturnal seizures, bruxism</w:t>
      </w:r>
      <w:r w:rsidR="00FC448F">
        <w:rPr>
          <w:rFonts w:ascii="Times New Roman" w:hAnsi="Times New Roman" w:cs="Times New Roman"/>
          <w:sz w:val="24"/>
          <w:szCs w:val="24"/>
        </w:rPr>
        <w:t>,</w:t>
      </w:r>
      <w:r w:rsidRPr="00F7035B">
        <w:rPr>
          <w:rFonts w:ascii="Times New Roman" w:hAnsi="Times New Roman" w:cs="Times New Roman"/>
          <w:sz w:val="24"/>
          <w:szCs w:val="24"/>
        </w:rPr>
        <w:t xml:space="preserve"> and rhythmic movement disorder.</w:t>
      </w:r>
    </w:p>
    <w:p w14:paraId="4D4C99AB" w14:textId="5EECDE16" w:rsidR="005E484B" w:rsidRPr="00F7035B" w:rsidRDefault="00FC448F" w:rsidP="008B69B9">
      <w:pPr>
        <w:pStyle w:val="Body-BodyCopyNoSpacing"/>
        <w:numPr>
          <w:ilvl w:val="0"/>
          <w:numId w:val="33"/>
        </w:numPr>
        <w:rPr>
          <w:rFonts w:ascii="Times New Roman" w:hAnsi="Times New Roman" w:cs="Times New Roman"/>
          <w:sz w:val="24"/>
          <w:szCs w:val="24"/>
        </w:rPr>
      </w:pPr>
      <w:r>
        <w:rPr>
          <w:rFonts w:ascii="Times New Roman" w:hAnsi="Times New Roman" w:cs="Times New Roman"/>
          <w:sz w:val="24"/>
          <w:szCs w:val="24"/>
        </w:rPr>
        <w:t>s</w:t>
      </w:r>
      <w:r w:rsidR="005E484B" w:rsidRPr="00F7035B">
        <w:rPr>
          <w:rFonts w:ascii="Times New Roman" w:hAnsi="Times New Roman" w:cs="Times New Roman"/>
          <w:sz w:val="24"/>
          <w:szCs w:val="24"/>
        </w:rPr>
        <w:t>leep-associated seizures</w:t>
      </w:r>
    </w:p>
    <w:p w14:paraId="0EB000F4" w14:textId="77777777" w:rsidR="005E484B" w:rsidRPr="00F7035B" w:rsidRDefault="005E484B" w:rsidP="005E484B">
      <w:pPr>
        <w:pStyle w:val="Headings-H4-SampleBodySubhead"/>
        <w:spacing w:before="360"/>
        <w:rPr>
          <w:rFonts w:ascii="Times New Roman" w:hAnsi="Times New Roman" w:cs="Times New Roman"/>
          <w:b/>
          <w:bCs/>
          <w:sz w:val="24"/>
          <w:szCs w:val="24"/>
        </w:rPr>
      </w:pPr>
      <w:r w:rsidRPr="00F7035B">
        <w:rPr>
          <w:rFonts w:ascii="Times New Roman" w:hAnsi="Times New Roman" w:cs="Times New Roman"/>
          <w:b/>
          <w:bCs/>
          <w:sz w:val="24"/>
          <w:szCs w:val="24"/>
        </w:rPr>
        <w:t>POLICY</w:t>
      </w:r>
    </w:p>
    <w:p w14:paraId="11213D3A" w14:textId="5F4BBD58" w:rsidR="005E484B" w:rsidRPr="00F7035B" w:rsidRDefault="005E484B" w:rsidP="005E484B">
      <w:pPr>
        <w:pStyle w:val="Body-BodyCopyNoSpacing"/>
        <w:rPr>
          <w:rFonts w:ascii="Times New Roman" w:hAnsi="Times New Roman" w:cs="Times New Roman"/>
          <w:sz w:val="24"/>
          <w:szCs w:val="24"/>
        </w:rPr>
      </w:pPr>
      <w:r w:rsidRPr="00F7035B">
        <w:rPr>
          <w:rStyle w:val="BoldBlue"/>
          <w:rFonts w:ascii="Times New Roman" w:hAnsi="Times New Roman" w:cs="Times New Roman"/>
          <w:color w:val="auto"/>
          <w:sz w:val="24"/>
          <w:szCs w:val="24"/>
        </w:rPr>
        <w:t xml:space="preserve">Toddler (1–3 years), </w:t>
      </w:r>
      <w:r w:rsidR="00FC448F">
        <w:rPr>
          <w:rStyle w:val="BoldBlue"/>
          <w:rFonts w:ascii="Times New Roman" w:hAnsi="Times New Roman" w:cs="Times New Roman"/>
          <w:color w:val="auto"/>
          <w:sz w:val="24"/>
          <w:szCs w:val="24"/>
        </w:rPr>
        <w:t>p</w:t>
      </w:r>
      <w:r w:rsidRPr="00F7035B">
        <w:rPr>
          <w:rStyle w:val="BoldBlue"/>
          <w:rFonts w:ascii="Times New Roman" w:hAnsi="Times New Roman" w:cs="Times New Roman"/>
          <w:color w:val="auto"/>
          <w:sz w:val="24"/>
          <w:szCs w:val="24"/>
        </w:rPr>
        <w:t xml:space="preserve">reschool (4–5 years), and </w:t>
      </w:r>
      <w:r w:rsidR="00FC448F">
        <w:rPr>
          <w:rStyle w:val="BoldBlue"/>
          <w:rFonts w:ascii="Times New Roman" w:hAnsi="Times New Roman" w:cs="Times New Roman"/>
          <w:color w:val="auto"/>
          <w:sz w:val="24"/>
          <w:szCs w:val="24"/>
        </w:rPr>
        <w:t>s</w:t>
      </w:r>
      <w:r w:rsidRPr="00F7035B">
        <w:rPr>
          <w:rStyle w:val="BoldBlue"/>
          <w:rFonts w:ascii="Times New Roman" w:hAnsi="Times New Roman" w:cs="Times New Roman"/>
          <w:color w:val="auto"/>
          <w:sz w:val="24"/>
          <w:szCs w:val="24"/>
        </w:rPr>
        <w:t>chool-age child (6–12 years)</w:t>
      </w:r>
    </w:p>
    <w:p w14:paraId="43369078" w14:textId="77777777" w:rsidR="005E484B" w:rsidRPr="00F7035B" w:rsidRDefault="005E484B" w:rsidP="008B69B9">
      <w:pPr>
        <w:pStyle w:val="Body-BodyCopyNoSpacing"/>
        <w:numPr>
          <w:ilvl w:val="0"/>
          <w:numId w:val="34"/>
        </w:numPr>
        <w:rPr>
          <w:rFonts w:ascii="Times New Roman" w:hAnsi="Times New Roman" w:cs="Times New Roman"/>
          <w:sz w:val="24"/>
          <w:szCs w:val="24"/>
        </w:rPr>
      </w:pPr>
      <w:r w:rsidRPr="00F7035B">
        <w:rPr>
          <w:rFonts w:ascii="Times New Roman" w:hAnsi="Times New Roman" w:cs="Times New Roman"/>
          <w:sz w:val="24"/>
          <w:szCs w:val="24"/>
        </w:rPr>
        <w:t xml:space="preserve">Schedule for nighttime testing with one parent or caretaker available throughout the procedure. A visit to the sleep facility prior to the scheduled procedure is encouraged to help parent and child become familiar with the surroundings and to answer any questions they might have. </w:t>
      </w:r>
    </w:p>
    <w:p w14:paraId="1F51207D" w14:textId="3486C32B" w:rsidR="005E484B" w:rsidRPr="00F7035B" w:rsidRDefault="005E484B" w:rsidP="008B69B9">
      <w:pPr>
        <w:pStyle w:val="Body-BodyCopyNoSpacing"/>
        <w:numPr>
          <w:ilvl w:val="0"/>
          <w:numId w:val="34"/>
        </w:numPr>
        <w:rPr>
          <w:rFonts w:ascii="Times New Roman" w:hAnsi="Times New Roman" w:cs="Times New Roman"/>
          <w:sz w:val="24"/>
          <w:szCs w:val="24"/>
        </w:rPr>
      </w:pPr>
      <w:r w:rsidRPr="00F7035B">
        <w:rPr>
          <w:rFonts w:ascii="Times New Roman" w:hAnsi="Times New Roman" w:cs="Times New Roman"/>
          <w:sz w:val="24"/>
          <w:szCs w:val="24"/>
        </w:rPr>
        <w:t>Encourage parent</w:t>
      </w:r>
      <w:r w:rsidR="006E1337" w:rsidRPr="00F7035B">
        <w:rPr>
          <w:rFonts w:ascii="Times New Roman" w:hAnsi="Times New Roman" w:cs="Times New Roman"/>
          <w:sz w:val="24"/>
          <w:szCs w:val="24"/>
        </w:rPr>
        <w:t>(s)</w:t>
      </w:r>
      <w:r w:rsidRPr="00F7035B">
        <w:rPr>
          <w:rFonts w:ascii="Times New Roman" w:hAnsi="Times New Roman" w:cs="Times New Roman"/>
          <w:sz w:val="24"/>
          <w:szCs w:val="24"/>
        </w:rPr>
        <w:t xml:space="preserve"> to bring patient’s comfort items such as snacks, bottles, diapers and favorite bedtime toy or blanket.</w:t>
      </w:r>
    </w:p>
    <w:p w14:paraId="06582D89" w14:textId="77777777" w:rsidR="005E484B" w:rsidRPr="00F7035B" w:rsidRDefault="005E484B" w:rsidP="008B69B9">
      <w:pPr>
        <w:pStyle w:val="Body-BodyCopyNoSpacing"/>
        <w:numPr>
          <w:ilvl w:val="0"/>
          <w:numId w:val="34"/>
        </w:numPr>
        <w:rPr>
          <w:rFonts w:ascii="Times New Roman" w:hAnsi="Times New Roman" w:cs="Times New Roman"/>
          <w:sz w:val="24"/>
          <w:szCs w:val="24"/>
        </w:rPr>
      </w:pPr>
      <w:r w:rsidRPr="00F7035B">
        <w:rPr>
          <w:rFonts w:ascii="Times New Roman" w:hAnsi="Times New Roman" w:cs="Times New Roman"/>
          <w:sz w:val="24"/>
          <w:szCs w:val="24"/>
        </w:rPr>
        <w:t xml:space="preserve">Patient-testing suite will be “child proofed” (outlet covers, no sharp corners or objects). </w:t>
      </w:r>
    </w:p>
    <w:p w14:paraId="7FD7973D" w14:textId="77777777" w:rsidR="005E484B" w:rsidRPr="00F7035B" w:rsidRDefault="005E484B" w:rsidP="008B69B9">
      <w:pPr>
        <w:pStyle w:val="Body-BodyCopyNoSpacing"/>
        <w:numPr>
          <w:ilvl w:val="0"/>
          <w:numId w:val="34"/>
        </w:numPr>
        <w:rPr>
          <w:rFonts w:ascii="Times New Roman" w:hAnsi="Times New Roman" w:cs="Times New Roman"/>
          <w:sz w:val="24"/>
          <w:szCs w:val="24"/>
        </w:rPr>
      </w:pPr>
      <w:r w:rsidRPr="00F7035B">
        <w:rPr>
          <w:rFonts w:ascii="Times New Roman" w:hAnsi="Times New Roman" w:cs="Times New Roman"/>
          <w:sz w:val="24"/>
          <w:szCs w:val="24"/>
        </w:rPr>
        <w:t xml:space="preserve">Bed style will be determined based on size and age of patient. Cribs will be used for younger patients. Bedside safety rails will be used when appropriate. Protect mattress with the addition of waterproof pads to the normal bed linen in the event of risk of enuresis episodes. </w:t>
      </w:r>
    </w:p>
    <w:p w14:paraId="0CD20164" w14:textId="1BA4A69D" w:rsidR="005E484B" w:rsidRPr="00F7035B" w:rsidRDefault="005E484B" w:rsidP="008B69B9">
      <w:pPr>
        <w:pStyle w:val="Body-BodyCopyNoSpacing"/>
        <w:numPr>
          <w:ilvl w:val="0"/>
          <w:numId w:val="34"/>
        </w:numPr>
        <w:rPr>
          <w:rFonts w:ascii="Times New Roman" w:hAnsi="Times New Roman" w:cs="Times New Roman"/>
          <w:sz w:val="24"/>
          <w:szCs w:val="24"/>
        </w:rPr>
      </w:pPr>
      <w:r w:rsidRPr="00F7035B">
        <w:rPr>
          <w:rFonts w:ascii="Times New Roman" w:hAnsi="Times New Roman" w:cs="Times New Roman"/>
          <w:sz w:val="24"/>
          <w:szCs w:val="24"/>
        </w:rPr>
        <w:t>Parent</w:t>
      </w:r>
      <w:r w:rsidR="006E1337" w:rsidRPr="00F7035B">
        <w:rPr>
          <w:rFonts w:ascii="Times New Roman" w:hAnsi="Times New Roman" w:cs="Times New Roman"/>
          <w:sz w:val="24"/>
          <w:szCs w:val="24"/>
        </w:rPr>
        <w:t>(s)</w:t>
      </w:r>
      <w:r w:rsidRPr="00F7035B">
        <w:rPr>
          <w:rFonts w:ascii="Times New Roman" w:hAnsi="Times New Roman" w:cs="Times New Roman"/>
          <w:sz w:val="24"/>
          <w:szCs w:val="24"/>
        </w:rPr>
        <w:t xml:space="preserve"> will stay in the patient suite at the discretion of the facility director or medical staff member. Parent</w:t>
      </w:r>
      <w:r w:rsidR="006E1337" w:rsidRPr="00F7035B">
        <w:rPr>
          <w:rFonts w:ascii="Times New Roman" w:hAnsi="Times New Roman" w:cs="Times New Roman"/>
          <w:sz w:val="24"/>
          <w:szCs w:val="24"/>
        </w:rPr>
        <w:t>(s)</w:t>
      </w:r>
      <w:r w:rsidRPr="00F7035B">
        <w:rPr>
          <w:rFonts w:ascii="Times New Roman" w:hAnsi="Times New Roman" w:cs="Times New Roman"/>
          <w:sz w:val="24"/>
          <w:szCs w:val="24"/>
        </w:rPr>
        <w:t xml:space="preserve"> should not sleep in the same bed </w:t>
      </w:r>
      <w:r w:rsidR="00CE7F32" w:rsidRPr="00F7035B">
        <w:rPr>
          <w:rFonts w:ascii="Times New Roman" w:hAnsi="Times New Roman" w:cs="Times New Roman"/>
          <w:sz w:val="24"/>
          <w:szCs w:val="24"/>
        </w:rPr>
        <w:t>as</w:t>
      </w:r>
      <w:r w:rsidRPr="00F7035B">
        <w:rPr>
          <w:rFonts w:ascii="Times New Roman" w:hAnsi="Times New Roman" w:cs="Times New Roman"/>
          <w:sz w:val="24"/>
          <w:szCs w:val="24"/>
        </w:rPr>
        <w:t xml:space="preserve"> the child, unless necessary to complete study. A recliner or bed should be provided for </w:t>
      </w:r>
      <w:r w:rsidR="006E1337" w:rsidRPr="00F7035B">
        <w:rPr>
          <w:rFonts w:ascii="Times New Roman" w:hAnsi="Times New Roman" w:cs="Times New Roman"/>
          <w:sz w:val="24"/>
          <w:szCs w:val="24"/>
        </w:rPr>
        <w:t>parents’</w:t>
      </w:r>
      <w:r w:rsidRPr="00F7035B">
        <w:rPr>
          <w:rFonts w:ascii="Times New Roman" w:hAnsi="Times New Roman" w:cs="Times New Roman"/>
          <w:sz w:val="24"/>
          <w:szCs w:val="24"/>
        </w:rPr>
        <w:t xml:space="preserve"> comfort, and whenever possible parents should be able to remain in the testing room. </w:t>
      </w:r>
    </w:p>
    <w:p w14:paraId="6F8C011D" w14:textId="77777777" w:rsidR="005E484B" w:rsidRPr="00F7035B" w:rsidRDefault="005E484B" w:rsidP="008B69B9">
      <w:pPr>
        <w:pStyle w:val="Body-BodyCopyNoSpacing"/>
        <w:numPr>
          <w:ilvl w:val="0"/>
          <w:numId w:val="34"/>
        </w:numPr>
        <w:rPr>
          <w:rFonts w:ascii="Times New Roman" w:hAnsi="Times New Roman" w:cs="Times New Roman"/>
          <w:sz w:val="24"/>
          <w:szCs w:val="24"/>
        </w:rPr>
      </w:pPr>
      <w:r w:rsidRPr="00F7035B">
        <w:rPr>
          <w:rFonts w:ascii="Times New Roman" w:hAnsi="Times New Roman" w:cs="Times New Roman"/>
          <w:sz w:val="24"/>
          <w:szCs w:val="24"/>
        </w:rPr>
        <w:t>Feedings depend on the patient’s schedule. The fussy patient may do better if fed prior to electrode application. Feeding time may vary, depending on indications for and timing of the study.</w:t>
      </w:r>
    </w:p>
    <w:p w14:paraId="6913A0AE" w14:textId="169884D8" w:rsidR="005E484B" w:rsidRPr="00F7035B" w:rsidRDefault="005E484B" w:rsidP="008B69B9">
      <w:pPr>
        <w:pStyle w:val="Body-BodyCopyNoSpacing"/>
        <w:numPr>
          <w:ilvl w:val="0"/>
          <w:numId w:val="34"/>
        </w:numPr>
        <w:rPr>
          <w:rFonts w:ascii="Times New Roman" w:hAnsi="Times New Roman" w:cs="Times New Roman"/>
          <w:sz w:val="24"/>
          <w:szCs w:val="24"/>
        </w:rPr>
      </w:pPr>
      <w:r w:rsidRPr="00F7035B">
        <w:rPr>
          <w:rFonts w:ascii="Times New Roman" w:hAnsi="Times New Roman" w:cs="Times New Roman"/>
          <w:sz w:val="24"/>
          <w:szCs w:val="24"/>
        </w:rPr>
        <w:t xml:space="preserve">Additional toys and children’s videos will be available to keep </w:t>
      </w:r>
      <w:r w:rsidR="00CE7F32" w:rsidRPr="00F7035B">
        <w:rPr>
          <w:rFonts w:ascii="Times New Roman" w:hAnsi="Times New Roman" w:cs="Times New Roman"/>
          <w:sz w:val="24"/>
          <w:szCs w:val="24"/>
        </w:rPr>
        <w:t>patient</w:t>
      </w:r>
      <w:r w:rsidRPr="00F7035B">
        <w:rPr>
          <w:rFonts w:ascii="Times New Roman" w:hAnsi="Times New Roman" w:cs="Times New Roman"/>
          <w:sz w:val="24"/>
          <w:szCs w:val="24"/>
        </w:rPr>
        <w:t xml:space="preserve"> occupied during electrode application.</w:t>
      </w:r>
    </w:p>
    <w:p w14:paraId="310829D3" w14:textId="77ABB534" w:rsidR="005E484B" w:rsidRPr="00F7035B" w:rsidRDefault="005E484B" w:rsidP="008B69B9">
      <w:pPr>
        <w:pStyle w:val="Body-BodyCopyNoSpacing"/>
        <w:numPr>
          <w:ilvl w:val="0"/>
          <w:numId w:val="34"/>
        </w:numPr>
        <w:rPr>
          <w:rFonts w:ascii="Times New Roman" w:hAnsi="Times New Roman" w:cs="Times New Roman"/>
          <w:sz w:val="24"/>
          <w:szCs w:val="24"/>
        </w:rPr>
      </w:pPr>
      <w:r w:rsidRPr="00F7035B">
        <w:rPr>
          <w:rFonts w:ascii="Times New Roman" w:hAnsi="Times New Roman" w:cs="Times New Roman"/>
          <w:sz w:val="24"/>
          <w:szCs w:val="24"/>
        </w:rPr>
        <w:lastRenderedPageBreak/>
        <w:t xml:space="preserve">Due to some children’s apprehension to normal hospital uniforms, </w:t>
      </w:r>
      <w:r w:rsidR="00FC448F" w:rsidRPr="00F12B92">
        <w:rPr>
          <w:rFonts w:ascii="Times New Roman" w:hAnsi="Times New Roman" w:cs="Times New Roman"/>
          <w:sz w:val="24"/>
          <w:szCs w:val="24"/>
        </w:rPr>
        <w:t xml:space="preserve">technologists </w:t>
      </w:r>
      <w:r w:rsidRPr="00F7035B">
        <w:rPr>
          <w:rFonts w:ascii="Times New Roman" w:hAnsi="Times New Roman" w:cs="Times New Roman"/>
          <w:sz w:val="24"/>
          <w:szCs w:val="24"/>
        </w:rPr>
        <w:t>may wear street clothes.</w:t>
      </w:r>
    </w:p>
    <w:p w14:paraId="21394BBC" w14:textId="742D0199" w:rsidR="005E484B" w:rsidRPr="00F7035B" w:rsidRDefault="005E484B" w:rsidP="008B69B9">
      <w:pPr>
        <w:pStyle w:val="Body-BodyCopyNoSpacing"/>
        <w:numPr>
          <w:ilvl w:val="0"/>
          <w:numId w:val="34"/>
        </w:numPr>
        <w:rPr>
          <w:rFonts w:ascii="Times New Roman" w:hAnsi="Times New Roman" w:cs="Times New Roman"/>
          <w:sz w:val="24"/>
          <w:szCs w:val="24"/>
        </w:rPr>
      </w:pPr>
      <w:r w:rsidRPr="00F7035B">
        <w:rPr>
          <w:rFonts w:ascii="Times New Roman" w:hAnsi="Times New Roman" w:cs="Times New Roman"/>
          <w:sz w:val="24"/>
          <w:szCs w:val="24"/>
        </w:rPr>
        <w:t xml:space="preserve">Patient-to-technologist ratio will be 1:1, if indicated. </w:t>
      </w:r>
      <w:r w:rsidR="00CE7F32" w:rsidRPr="00F7035B">
        <w:rPr>
          <w:rFonts w:ascii="Times New Roman" w:hAnsi="Times New Roman" w:cs="Times New Roman"/>
          <w:sz w:val="24"/>
          <w:szCs w:val="24"/>
        </w:rPr>
        <w:t>The maximum</w:t>
      </w:r>
      <w:r w:rsidRPr="00F7035B">
        <w:rPr>
          <w:rFonts w:ascii="Times New Roman" w:hAnsi="Times New Roman" w:cs="Times New Roman"/>
          <w:sz w:val="24"/>
          <w:szCs w:val="24"/>
        </w:rPr>
        <w:t xml:space="preserve"> ratio is 2:1.</w:t>
      </w:r>
    </w:p>
    <w:p w14:paraId="2E1B3B19" w14:textId="4AE5010D" w:rsidR="005E484B" w:rsidRPr="00F7035B" w:rsidRDefault="005E484B" w:rsidP="008B69B9">
      <w:pPr>
        <w:pStyle w:val="Body-BodyCopyNoSpacing"/>
        <w:numPr>
          <w:ilvl w:val="0"/>
          <w:numId w:val="34"/>
        </w:numPr>
        <w:rPr>
          <w:rFonts w:ascii="Times New Roman" w:hAnsi="Times New Roman" w:cs="Times New Roman"/>
          <w:sz w:val="24"/>
          <w:szCs w:val="24"/>
        </w:rPr>
      </w:pPr>
      <w:r w:rsidRPr="00F7035B">
        <w:rPr>
          <w:rFonts w:ascii="Times New Roman" w:hAnsi="Times New Roman" w:cs="Times New Roman"/>
          <w:sz w:val="24"/>
          <w:szCs w:val="24"/>
        </w:rPr>
        <w:t xml:space="preserve">Electrodes will be applied to obtain consistency and maintain </w:t>
      </w:r>
      <w:r w:rsidR="00FC448F" w:rsidRPr="000119DF">
        <w:rPr>
          <w:rFonts w:ascii="Times New Roman" w:hAnsi="Times New Roman" w:cs="Times New Roman"/>
          <w:sz w:val="24"/>
          <w:szCs w:val="24"/>
        </w:rPr>
        <w:t>high</w:t>
      </w:r>
      <w:r w:rsidR="00FC448F">
        <w:rPr>
          <w:rFonts w:ascii="Times New Roman" w:hAnsi="Times New Roman" w:cs="Times New Roman"/>
          <w:sz w:val="24"/>
          <w:szCs w:val="24"/>
        </w:rPr>
        <w:t>-</w:t>
      </w:r>
      <w:r w:rsidR="00FC448F" w:rsidRPr="000119DF">
        <w:rPr>
          <w:rFonts w:ascii="Times New Roman" w:hAnsi="Times New Roman" w:cs="Times New Roman"/>
          <w:sz w:val="24"/>
          <w:szCs w:val="24"/>
        </w:rPr>
        <w:t xml:space="preserve">quality </w:t>
      </w:r>
      <w:r w:rsidRPr="00F7035B">
        <w:rPr>
          <w:rFonts w:ascii="Times New Roman" w:hAnsi="Times New Roman" w:cs="Times New Roman"/>
          <w:sz w:val="24"/>
          <w:szCs w:val="24"/>
        </w:rPr>
        <w:t xml:space="preserve">signals during the recording. Three methods of application are acceptable. The paste application method is preferred. The use of collodion is acceptable. For the patient with a history of reactive airways disease, history of allergy to collodion, an immediate reaction to collodion, or sensitivity to the EC-2 paste, the head-wrap method with Kling or Coban </w:t>
      </w:r>
      <w:r w:rsidR="00F12B92" w:rsidRPr="000119DF">
        <w:rPr>
          <w:rFonts w:ascii="Times New Roman" w:hAnsi="Times New Roman" w:cs="Times New Roman"/>
          <w:sz w:val="24"/>
          <w:szCs w:val="24"/>
        </w:rPr>
        <w:t xml:space="preserve">gauze </w:t>
      </w:r>
      <w:r w:rsidRPr="00F7035B">
        <w:rPr>
          <w:rFonts w:ascii="Times New Roman" w:hAnsi="Times New Roman" w:cs="Times New Roman"/>
          <w:sz w:val="24"/>
          <w:szCs w:val="24"/>
        </w:rPr>
        <w:t>may be used.</w:t>
      </w:r>
    </w:p>
    <w:p w14:paraId="65B6F2B7" w14:textId="77777777" w:rsidR="005E484B" w:rsidRPr="00F7035B" w:rsidRDefault="005E484B" w:rsidP="005E484B">
      <w:pPr>
        <w:pStyle w:val="Body-BodyCopyNoSpacing"/>
        <w:spacing w:before="180"/>
        <w:rPr>
          <w:rFonts w:ascii="Times New Roman" w:hAnsi="Times New Roman" w:cs="Times New Roman"/>
          <w:sz w:val="24"/>
          <w:szCs w:val="24"/>
        </w:rPr>
      </w:pPr>
      <w:r w:rsidRPr="00F7035B">
        <w:rPr>
          <w:rStyle w:val="BoldBlue"/>
          <w:rFonts w:ascii="Times New Roman" w:hAnsi="Times New Roman" w:cs="Times New Roman"/>
          <w:color w:val="auto"/>
          <w:sz w:val="24"/>
          <w:szCs w:val="24"/>
        </w:rPr>
        <w:t>Adolescent (13–17 years)</w:t>
      </w:r>
    </w:p>
    <w:p w14:paraId="368A3F02" w14:textId="77777777" w:rsidR="005E484B" w:rsidRPr="00F7035B" w:rsidRDefault="005E484B" w:rsidP="008B69B9">
      <w:pPr>
        <w:pStyle w:val="Body-BodyCopyNoSpacing"/>
        <w:numPr>
          <w:ilvl w:val="0"/>
          <w:numId w:val="35"/>
        </w:numPr>
        <w:rPr>
          <w:rFonts w:ascii="Times New Roman" w:hAnsi="Times New Roman" w:cs="Times New Roman"/>
          <w:sz w:val="24"/>
          <w:szCs w:val="24"/>
        </w:rPr>
      </w:pPr>
      <w:r w:rsidRPr="00F7035B">
        <w:rPr>
          <w:rFonts w:ascii="Times New Roman" w:hAnsi="Times New Roman" w:cs="Times New Roman"/>
          <w:sz w:val="24"/>
          <w:szCs w:val="24"/>
        </w:rPr>
        <w:t>Schedule for nighttime testing with one parent or caretaker available throughout the procedure.</w:t>
      </w:r>
    </w:p>
    <w:p w14:paraId="709FF21C" w14:textId="77777777" w:rsidR="005E484B" w:rsidRPr="00F7035B" w:rsidRDefault="005E484B" w:rsidP="008B69B9">
      <w:pPr>
        <w:pStyle w:val="Body-BodyCopyNoSpacing"/>
        <w:numPr>
          <w:ilvl w:val="0"/>
          <w:numId w:val="35"/>
        </w:numPr>
        <w:rPr>
          <w:rFonts w:ascii="Times New Roman" w:hAnsi="Times New Roman" w:cs="Times New Roman"/>
          <w:sz w:val="24"/>
          <w:szCs w:val="24"/>
        </w:rPr>
      </w:pPr>
      <w:r w:rsidRPr="00F7035B">
        <w:rPr>
          <w:rFonts w:ascii="Times New Roman" w:hAnsi="Times New Roman" w:cs="Times New Roman"/>
          <w:sz w:val="24"/>
          <w:szCs w:val="24"/>
        </w:rPr>
        <w:t xml:space="preserve">Follow adult protocol for polysomnography testing. </w:t>
      </w:r>
    </w:p>
    <w:p w14:paraId="0EA3A506" w14:textId="7F024F3A" w:rsidR="005E484B" w:rsidRPr="00F7035B" w:rsidRDefault="00CE7F32" w:rsidP="008B69B9">
      <w:pPr>
        <w:pStyle w:val="Body-BodyCopyNoSpacing"/>
        <w:numPr>
          <w:ilvl w:val="0"/>
          <w:numId w:val="35"/>
        </w:numPr>
        <w:rPr>
          <w:rFonts w:ascii="Times New Roman" w:hAnsi="Times New Roman" w:cs="Times New Roman"/>
          <w:sz w:val="24"/>
          <w:szCs w:val="24"/>
        </w:rPr>
      </w:pPr>
      <w:r w:rsidRPr="00F7035B">
        <w:rPr>
          <w:rFonts w:ascii="Times New Roman" w:hAnsi="Times New Roman" w:cs="Times New Roman"/>
          <w:sz w:val="24"/>
          <w:szCs w:val="24"/>
        </w:rPr>
        <w:t>The maximum</w:t>
      </w:r>
      <w:r w:rsidR="005E484B" w:rsidRPr="00F7035B">
        <w:rPr>
          <w:rFonts w:ascii="Times New Roman" w:hAnsi="Times New Roman" w:cs="Times New Roman"/>
          <w:sz w:val="24"/>
          <w:szCs w:val="24"/>
        </w:rPr>
        <w:t xml:space="preserve"> patient-to-technologist ratio is 2:1. In cases that involve significant anxiety or developmental disabilities, a 1:1 patient-to-technologist ratio may be necessary.</w:t>
      </w:r>
    </w:p>
    <w:p w14:paraId="36FE83D6" w14:textId="77777777" w:rsidR="005E484B" w:rsidRPr="00F7035B" w:rsidRDefault="005E484B" w:rsidP="005E484B">
      <w:pPr>
        <w:pStyle w:val="Headings-H4-SampleBodySubhead"/>
        <w:spacing w:before="360"/>
        <w:rPr>
          <w:rFonts w:ascii="Times New Roman" w:hAnsi="Times New Roman" w:cs="Times New Roman"/>
          <w:b/>
          <w:bCs/>
          <w:sz w:val="24"/>
          <w:szCs w:val="24"/>
        </w:rPr>
      </w:pPr>
      <w:r w:rsidRPr="00F7035B">
        <w:rPr>
          <w:rFonts w:ascii="Times New Roman" w:hAnsi="Times New Roman" w:cs="Times New Roman"/>
          <w:b/>
          <w:bCs/>
          <w:sz w:val="24"/>
          <w:szCs w:val="24"/>
        </w:rPr>
        <w:t>PROCEDURE</w:t>
      </w:r>
    </w:p>
    <w:p w14:paraId="5D148C78" w14:textId="77777777" w:rsidR="005E484B" w:rsidRPr="00F7035B" w:rsidRDefault="005E484B" w:rsidP="005E484B">
      <w:pPr>
        <w:pStyle w:val="Body-BodyCopyNoSpacing"/>
        <w:rPr>
          <w:rFonts w:ascii="Times New Roman" w:hAnsi="Times New Roman" w:cs="Times New Roman"/>
          <w:sz w:val="24"/>
          <w:szCs w:val="24"/>
        </w:rPr>
      </w:pPr>
      <w:r w:rsidRPr="00F7035B">
        <w:rPr>
          <w:rStyle w:val="BoldBlue"/>
          <w:rFonts w:ascii="Times New Roman" w:hAnsi="Times New Roman" w:cs="Times New Roman"/>
          <w:color w:val="auto"/>
          <w:sz w:val="24"/>
          <w:szCs w:val="24"/>
        </w:rPr>
        <w:t>Prior to patient arrival at the sleep facility:</w:t>
      </w:r>
    </w:p>
    <w:p w14:paraId="785DCEBA" w14:textId="77777777" w:rsidR="005E484B" w:rsidRPr="00F7035B" w:rsidRDefault="005E484B" w:rsidP="008B69B9">
      <w:pPr>
        <w:pStyle w:val="Body-BodyCopyNoSpacing"/>
        <w:numPr>
          <w:ilvl w:val="0"/>
          <w:numId w:val="36"/>
        </w:numPr>
        <w:rPr>
          <w:rFonts w:ascii="Times New Roman" w:hAnsi="Times New Roman" w:cs="Times New Roman"/>
          <w:sz w:val="24"/>
          <w:szCs w:val="24"/>
        </w:rPr>
      </w:pPr>
      <w:r w:rsidRPr="00F7035B">
        <w:rPr>
          <w:rFonts w:ascii="Times New Roman" w:hAnsi="Times New Roman" w:cs="Times New Roman"/>
          <w:sz w:val="24"/>
          <w:szCs w:val="24"/>
        </w:rPr>
        <w:t>Confirm physician order for polysomnogram and any other procedures such as supplemental nocturnal oxygen and/or nasal CPAP.</w:t>
      </w:r>
    </w:p>
    <w:p w14:paraId="41D0AE6E" w14:textId="09DD121C" w:rsidR="005E484B" w:rsidRPr="00F7035B" w:rsidRDefault="005E484B" w:rsidP="008B69B9">
      <w:pPr>
        <w:pStyle w:val="Body-BodyCopyNoSpacing"/>
        <w:numPr>
          <w:ilvl w:val="0"/>
          <w:numId w:val="36"/>
        </w:numPr>
        <w:rPr>
          <w:rFonts w:ascii="Times New Roman" w:hAnsi="Times New Roman" w:cs="Times New Roman"/>
          <w:sz w:val="24"/>
          <w:szCs w:val="24"/>
        </w:rPr>
      </w:pPr>
      <w:r w:rsidRPr="00F7035B">
        <w:rPr>
          <w:rFonts w:ascii="Times New Roman" w:hAnsi="Times New Roman" w:cs="Times New Roman"/>
          <w:sz w:val="24"/>
          <w:szCs w:val="24"/>
        </w:rPr>
        <w:t xml:space="preserve">Confirm that a history and physical examination are in the patient’s chart. Determine the child’s usual sleep/wake schedule and make </w:t>
      </w:r>
      <w:r w:rsidR="00AA733A" w:rsidRPr="00F7035B">
        <w:rPr>
          <w:rFonts w:ascii="Times New Roman" w:hAnsi="Times New Roman" w:cs="Times New Roman"/>
          <w:sz w:val="24"/>
          <w:szCs w:val="24"/>
        </w:rPr>
        <w:t>an effort</w:t>
      </w:r>
      <w:r w:rsidRPr="00F7035B">
        <w:rPr>
          <w:rFonts w:ascii="Times New Roman" w:hAnsi="Times New Roman" w:cs="Times New Roman"/>
          <w:sz w:val="24"/>
          <w:szCs w:val="24"/>
        </w:rPr>
        <w:t xml:space="preserve"> to schedule the polysomnogram start time within 30 minutes of the child’s usual </w:t>
      </w:r>
      <w:r w:rsidR="004D6817" w:rsidRPr="00F7035B">
        <w:rPr>
          <w:rFonts w:ascii="Times New Roman" w:hAnsi="Times New Roman" w:cs="Times New Roman"/>
          <w:sz w:val="24"/>
          <w:szCs w:val="24"/>
        </w:rPr>
        <w:t>bedtime</w:t>
      </w:r>
      <w:r w:rsidRPr="00F7035B">
        <w:rPr>
          <w:rFonts w:ascii="Times New Roman" w:hAnsi="Times New Roman" w:cs="Times New Roman"/>
          <w:sz w:val="24"/>
          <w:szCs w:val="24"/>
        </w:rPr>
        <w:t>.</w:t>
      </w:r>
    </w:p>
    <w:p w14:paraId="7DC08B59" w14:textId="4E6637DF" w:rsidR="005E484B" w:rsidRPr="00F7035B" w:rsidRDefault="005E484B" w:rsidP="008B69B9">
      <w:pPr>
        <w:pStyle w:val="Body-BodyCopyNoSpacing"/>
        <w:numPr>
          <w:ilvl w:val="0"/>
          <w:numId w:val="36"/>
        </w:numPr>
        <w:rPr>
          <w:rFonts w:ascii="Times New Roman" w:hAnsi="Times New Roman" w:cs="Times New Roman"/>
          <w:sz w:val="24"/>
          <w:szCs w:val="24"/>
        </w:rPr>
      </w:pPr>
      <w:r w:rsidRPr="00F7035B">
        <w:rPr>
          <w:rFonts w:ascii="Times New Roman" w:hAnsi="Times New Roman" w:cs="Times New Roman"/>
          <w:sz w:val="24"/>
          <w:szCs w:val="24"/>
        </w:rPr>
        <w:t xml:space="preserve">Confirm physician order or facility protocol for appropriate montages to be </w:t>
      </w:r>
      <w:r w:rsidR="00B90B77">
        <w:rPr>
          <w:rFonts w:ascii="Times New Roman" w:hAnsi="Times New Roman" w:cs="Times New Roman"/>
          <w:sz w:val="24"/>
          <w:szCs w:val="24"/>
        </w:rPr>
        <w:t>used</w:t>
      </w:r>
      <w:r w:rsidRPr="00F7035B">
        <w:rPr>
          <w:rFonts w:ascii="Times New Roman" w:hAnsi="Times New Roman" w:cs="Times New Roman"/>
          <w:sz w:val="24"/>
          <w:szCs w:val="24"/>
        </w:rPr>
        <w:t>.</w:t>
      </w:r>
    </w:p>
    <w:p w14:paraId="5EAEC9EB" w14:textId="758D516A" w:rsidR="005E484B" w:rsidRPr="00F7035B" w:rsidRDefault="005E484B" w:rsidP="008B69B9">
      <w:pPr>
        <w:pStyle w:val="Body-BodyCopyNoSpacing"/>
        <w:numPr>
          <w:ilvl w:val="0"/>
          <w:numId w:val="36"/>
        </w:numPr>
        <w:rPr>
          <w:rFonts w:ascii="Times New Roman" w:hAnsi="Times New Roman" w:cs="Times New Roman"/>
          <w:sz w:val="24"/>
          <w:szCs w:val="24"/>
        </w:rPr>
      </w:pPr>
      <w:r w:rsidRPr="00F7035B">
        <w:rPr>
          <w:rFonts w:ascii="Times New Roman" w:hAnsi="Times New Roman" w:cs="Times New Roman"/>
          <w:sz w:val="24"/>
          <w:szCs w:val="24"/>
        </w:rPr>
        <w:t xml:space="preserve">Confirm that age-specific resuscitation equipment is available in the sleep </w:t>
      </w:r>
      <w:r w:rsidR="72F048B4" w:rsidRPr="00F7035B">
        <w:rPr>
          <w:rFonts w:ascii="Times New Roman" w:hAnsi="Times New Roman" w:cs="Times New Roman"/>
          <w:sz w:val="24"/>
          <w:szCs w:val="24"/>
        </w:rPr>
        <w:t>lab</w:t>
      </w:r>
      <w:r w:rsidRPr="00F7035B">
        <w:rPr>
          <w:rFonts w:ascii="Times New Roman" w:hAnsi="Times New Roman" w:cs="Times New Roman"/>
          <w:sz w:val="24"/>
          <w:szCs w:val="24"/>
        </w:rPr>
        <w:t xml:space="preserve">. </w:t>
      </w:r>
    </w:p>
    <w:p w14:paraId="72852E7C" w14:textId="77777777" w:rsidR="005E484B" w:rsidRPr="00F7035B" w:rsidRDefault="005E484B" w:rsidP="008B69B9">
      <w:pPr>
        <w:pStyle w:val="Body-BodyCopyNoSpacing"/>
        <w:numPr>
          <w:ilvl w:val="0"/>
          <w:numId w:val="36"/>
        </w:numPr>
        <w:rPr>
          <w:rFonts w:ascii="Times New Roman" w:hAnsi="Times New Roman" w:cs="Times New Roman"/>
          <w:sz w:val="24"/>
          <w:szCs w:val="24"/>
        </w:rPr>
      </w:pPr>
      <w:r w:rsidRPr="00F7035B">
        <w:rPr>
          <w:rFonts w:ascii="Times New Roman" w:hAnsi="Times New Roman" w:cs="Times New Roman"/>
          <w:sz w:val="24"/>
          <w:szCs w:val="24"/>
        </w:rPr>
        <w:t>Patient suite and sensors should be inspected and prepared prior to patient’s arrival.</w:t>
      </w:r>
    </w:p>
    <w:p w14:paraId="7A553D62" w14:textId="77777777" w:rsidR="005E484B" w:rsidRPr="00F7035B" w:rsidRDefault="005E484B" w:rsidP="008B69B9">
      <w:pPr>
        <w:pStyle w:val="Body-BodyCopyNoSpacing"/>
        <w:numPr>
          <w:ilvl w:val="0"/>
          <w:numId w:val="36"/>
        </w:numPr>
        <w:rPr>
          <w:rFonts w:ascii="Times New Roman" w:hAnsi="Times New Roman" w:cs="Times New Roman"/>
          <w:sz w:val="24"/>
          <w:szCs w:val="24"/>
        </w:rPr>
      </w:pPr>
      <w:r w:rsidRPr="00F7035B">
        <w:rPr>
          <w:rFonts w:ascii="Times New Roman" w:hAnsi="Times New Roman" w:cs="Times New Roman"/>
          <w:sz w:val="24"/>
          <w:szCs w:val="24"/>
        </w:rPr>
        <w:t>Calibrate polygraph and/or computer and related monitors and confirm proper operation.</w:t>
      </w:r>
    </w:p>
    <w:p w14:paraId="3320E000" w14:textId="77777777" w:rsidR="005E484B" w:rsidRPr="00F7035B" w:rsidRDefault="005E484B" w:rsidP="008B69B9">
      <w:pPr>
        <w:pStyle w:val="Body-BodyCopyNoSpacing"/>
        <w:numPr>
          <w:ilvl w:val="0"/>
          <w:numId w:val="36"/>
        </w:numPr>
        <w:rPr>
          <w:rFonts w:ascii="Times New Roman" w:hAnsi="Times New Roman" w:cs="Times New Roman"/>
          <w:sz w:val="24"/>
          <w:szCs w:val="24"/>
        </w:rPr>
      </w:pPr>
      <w:r w:rsidRPr="00F7035B">
        <w:rPr>
          <w:rFonts w:ascii="Times New Roman" w:hAnsi="Times New Roman" w:cs="Times New Roman"/>
          <w:sz w:val="24"/>
          <w:szCs w:val="24"/>
        </w:rPr>
        <w:t>Confirm proper operation of video camera.</w:t>
      </w:r>
    </w:p>
    <w:p w14:paraId="0F3E1C2C" w14:textId="37CF39B8" w:rsidR="005E484B" w:rsidRPr="00F7035B" w:rsidRDefault="005E484B" w:rsidP="005E484B">
      <w:pPr>
        <w:pStyle w:val="Body-BodyCopyNoSpacing"/>
        <w:spacing w:before="180"/>
        <w:rPr>
          <w:rFonts w:ascii="Times New Roman" w:hAnsi="Times New Roman" w:cs="Times New Roman"/>
          <w:sz w:val="24"/>
          <w:szCs w:val="24"/>
        </w:rPr>
      </w:pPr>
      <w:r w:rsidRPr="00F7035B">
        <w:rPr>
          <w:rStyle w:val="BoldBlue"/>
          <w:rFonts w:ascii="Times New Roman" w:hAnsi="Times New Roman" w:cs="Times New Roman"/>
          <w:color w:val="auto"/>
          <w:sz w:val="24"/>
          <w:szCs w:val="24"/>
        </w:rPr>
        <w:t>Patient/parent preparation for testing:</w:t>
      </w:r>
    </w:p>
    <w:p w14:paraId="5CCB71FD" w14:textId="77777777" w:rsidR="005E484B" w:rsidRPr="00F7035B" w:rsidRDefault="005E484B" w:rsidP="008B69B9">
      <w:pPr>
        <w:pStyle w:val="Body-BodyCopyNoSpacing"/>
        <w:numPr>
          <w:ilvl w:val="0"/>
          <w:numId w:val="37"/>
        </w:numPr>
        <w:rPr>
          <w:rFonts w:ascii="Times New Roman" w:hAnsi="Times New Roman" w:cs="Times New Roman"/>
          <w:sz w:val="24"/>
          <w:szCs w:val="24"/>
        </w:rPr>
      </w:pPr>
      <w:r w:rsidRPr="00F7035B">
        <w:rPr>
          <w:rFonts w:ascii="Times New Roman" w:hAnsi="Times New Roman" w:cs="Times New Roman"/>
          <w:sz w:val="24"/>
          <w:szCs w:val="24"/>
        </w:rPr>
        <w:t xml:space="preserve">After escorting the parent and the patient to the patient suite, explain procedure to the patient and parent in terms the child can understand. </w:t>
      </w:r>
    </w:p>
    <w:p w14:paraId="03E0E4FC" w14:textId="77777777" w:rsidR="005E484B" w:rsidRPr="00F7035B" w:rsidRDefault="005E484B" w:rsidP="008B69B9">
      <w:pPr>
        <w:pStyle w:val="Body-BodyCopyNoSpacing"/>
        <w:numPr>
          <w:ilvl w:val="0"/>
          <w:numId w:val="37"/>
        </w:numPr>
        <w:rPr>
          <w:rFonts w:ascii="Times New Roman" w:hAnsi="Times New Roman" w:cs="Times New Roman"/>
          <w:sz w:val="24"/>
          <w:szCs w:val="24"/>
        </w:rPr>
      </w:pPr>
      <w:r w:rsidRPr="00F7035B">
        <w:rPr>
          <w:rFonts w:ascii="Times New Roman" w:hAnsi="Times New Roman" w:cs="Times New Roman"/>
          <w:sz w:val="24"/>
          <w:szCs w:val="24"/>
        </w:rPr>
        <w:t>Consent-to-treat form should be signed.</w:t>
      </w:r>
    </w:p>
    <w:p w14:paraId="65BD4480" w14:textId="77777777" w:rsidR="005E484B" w:rsidRPr="00F7035B" w:rsidRDefault="005E484B" w:rsidP="005E484B">
      <w:pPr>
        <w:pStyle w:val="Body-BodyCopyNoSpacing"/>
        <w:spacing w:before="180"/>
        <w:rPr>
          <w:rFonts w:ascii="Times New Roman" w:hAnsi="Times New Roman" w:cs="Times New Roman"/>
          <w:sz w:val="24"/>
          <w:szCs w:val="24"/>
        </w:rPr>
      </w:pPr>
      <w:r w:rsidRPr="00F7035B">
        <w:rPr>
          <w:rStyle w:val="BoldBlue"/>
          <w:rFonts w:ascii="Times New Roman" w:hAnsi="Times New Roman" w:cs="Times New Roman"/>
          <w:color w:val="auto"/>
          <w:sz w:val="24"/>
          <w:szCs w:val="24"/>
        </w:rPr>
        <w:t>Electrode placement/application:</w:t>
      </w:r>
    </w:p>
    <w:p w14:paraId="28F9E21B" w14:textId="77777777" w:rsidR="005E484B" w:rsidRPr="00F7035B" w:rsidRDefault="005E484B" w:rsidP="008B69B9">
      <w:pPr>
        <w:pStyle w:val="Body-BodyCopyNoSpacing"/>
        <w:numPr>
          <w:ilvl w:val="0"/>
          <w:numId w:val="38"/>
        </w:numPr>
        <w:rPr>
          <w:rFonts w:ascii="Times New Roman" w:hAnsi="Times New Roman" w:cs="Times New Roman"/>
          <w:sz w:val="24"/>
          <w:szCs w:val="24"/>
        </w:rPr>
      </w:pPr>
      <w:r w:rsidRPr="00F7035B">
        <w:rPr>
          <w:rFonts w:ascii="Times New Roman" w:hAnsi="Times New Roman" w:cs="Times New Roman"/>
          <w:sz w:val="24"/>
          <w:szCs w:val="24"/>
        </w:rPr>
        <w:t>WASH HANDS THOROUGHLY</w:t>
      </w:r>
    </w:p>
    <w:p w14:paraId="1563E61A" w14:textId="77777777" w:rsidR="005E484B" w:rsidRPr="00F7035B" w:rsidRDefault="005E484B" w:rsidP="008B69B9">
      <w:pPr>
        <w:pStyle w:val="Body-BodyCopyNoSpacing"/>
        <w:numPr>
          <w:ilvl w:val="0"/>
          <w:numId w:val="38"/>
        </w:numPr>
        <w:rPr>
          <w:rFonts w:ascii="Times New Roman" w:hAnsi="Times New Roman" w:cs="Times New Roman"/>
          <w:sz w:val="24"/>
          <w:szCs w:val="24"/>
        </w:rPr>
      </w:pPr>
      <w:r w:rsidRPr="00F7035B">
        <w:rPr>
          <w:rFonts w:ascii="Times New Roman" w:hAnsi="Times New Roman" w:cs="Times New Roman"/>
          <w:sz w:val="24"/>
          <w:szCs w:val="24"/>
        </w:rPr>
        <w:t>EEG</w:t>
      </w:r>
    </w:p>
    <w:p w14:paraId="347F2114" w14:textId="73D4E08A" w:rsidR="005E484B" w:rsidRPr="00F7035B" w:rsidRDefault="005E484B" w:rsidP="008B69B9">
      <w:pPr>
        <w:pStyle w:val="Body-BodyCopyNoSpacing"/>
        <w:numPr>
          <w:ilvl w:val="1"/>
          <w:numId w:val="38"/>
        </w:numPr>
        <w:rPr>
          <w:rFonts w:ascii="Times New Roman" w:hAnsi="Times New Roman" w:cs="Times New Roman"/>
          <w:sz w:val="24"/>
          <w:szCs w:val="24"/>
        </w:rPr>
      </w:pPr>
      <w:r w:rsidRPr="00F7035B">
        <w:rPr>
          <w:rFonts w:ascii="Times New Roman" w:hAnsi="Times New Roman" w:cs="Times New Roman"/>
          <w:sz w:val="24"/>
          <w:szCs w:val="24"/>
        </w:rPr>
        <w:t>Preparation of scalp electrodes:</w:t>
      </w:r>
    </w:p>
    <w:p w14:paraId="0C24C77F" w14:textId="2875DCBE" w:rsidR="005E484B" w:rsidRPr="00F7035B" w:rsidRDefault="005E484B" w:rsidP="008B69B9">
      <w:pPr>
        <w:pStyle w:val="Body-BodyCopyNoSpacing"/>
        <w:numPr>
          <w:ilvl w:val="2"/>
          <w:numId w:val="38"/>
        </w:numPr>
        <w:rPr>
          <w:rFonts w:ascii="Times New Roman" w:hAnsi="Times New Roman" w:cs="Times New Roman"/>
          <w:sz w:val="24"/>
          <w:szCs w:val="24"/>
        </w:rPr>
      </w:pPr>
      <w:r w:rsidRPr="00F7035B">
        <w:rPr>
          <w:rFonts w:ascii="Times New Roman" w:hAnsi="Times New Roman" w:cs="Times New Roman"/>
          <w:sz w:val="24"/>
          <w:szCs w:val="24"/>
        </w:rPr>
        <w:t xml:space="preserve">The head must be measured according to the </w:t>
      </w:r>
      <w:r w:rsidR="00B90B77">
        <w:rPr>
          <w:rFonts w:ascii="Times New Roman" w:hAnsi="Times New Roman" w:cs="Times New Roman"/>
          <w:sz w:val="24"/>
          <w:szCs w:val="24"/>
        </w:rPr>
        <w:t>i</w:t>
      </w:r>
      <w:r w:rsidRPr="00F7035B">
        <w:rPr>
          <w:rFonts w:ascii="Times New Roman" w:hAnsi="Times New Roman" w:cs="Times New Roman"/>
          <w:sz w:val="24"/>
          <w:szCs w:val="24"/>
        </w:rPr>
        <w:t xml:space="preserve">nternational 10-20 </w:t>
      </w:r>
      <w:r w:rsidR="00B90B77">
        <w:rPr>
          <w:rFonts w:ascii="Times New Roman" w:hAnsi="Times New Roman" w:cs="Times New Roman"/>
          <w:sz w:val="24"/>
          <w:szCs w:val="24"/>
        </w:rPr>
        <w:t>s</w:t>
      </w:r>
      <w:r w:rsidRPr="00F7035B">
        <w:rPr>
          <w:rFonts w:ascii="Times New Roman" w:hAnsi="Times New Roman" w:cs="Times New Roman"/>
          <w:sz w:val="24"/>
          <w:szCs w:val="24"/>
        </w:rPr>
        <w:t xml:space="preserve">ystem to </w:t>
      </w:r>
      <w:r w:rsidR="00B90B77">
        <w:rPr>
          <w:rFonts w:ascii="Times New Roman" w:hAnsi="Times New Roman" w:cs="Times New Roman"/>
          <w:sz w:val="24"/>
          <w:szCs w:val="24"/>
        </w:rPr>
        <w:t>ensure</w:t>
      </w:r>
      <w:r w:rsidR="00B90B77" w:rsidRPr="00F7035B">
        <w:rPr>
          <w:rFonts w:ascii="Times New Roman" w:hAnsi="Times New Roman" w:cs="Times New Roman"/>
          <w:sz w:val="24"/>
          <w:szCs w:val="24"/>
        </w:rPr>
        <w:t xml:space="preserve"> </w:t>
      </w:r>
      <w:r w:rsidRPr="00F7035B">
        <w:rPr>
          <w:rFonts w:ascii="Times New Roman" w:hAnsi="Times New Roman" w:cs="Times New Roman"/>
          <w:sz w:val="24"/>
          <w:szCs w:val="24"/>
        </w:rPr>
        <w:t xml:space="preserve">accurate electrode application. Electrode sites generally used for the polysomnogram are ground, F3, F4, C3, C4, O1, O2, M1 and M2. Additional electrodes will depend on system or montages to be </w:t>
      </w:r>
      <w:r w:rsidR="00B90B77">
        <w:rPr>
          <w:rFonts w:ascii="Times New Roman" w:hAnsi="Times New Roman" w:cs="Times New Roman"/>
          <w:sz w:val="24"/>
          <w:szCs w:val="24"/>
        </w:rPr>
        <w:t>used</w:t>
      </w:r>
      <w:r w:rsidRPr="00F7035B">
        <w:rPr>
          <w:rFonts w:ascii="Times New Roman" w:hAnsi="Times New Roman" w:cs="Times New Roman"/>
          <w:sz w:val="24"/>
          <w:szCs w:val="24"/>
        </w:rPr>
        <w:t>. A system reference electrode is also used for computerized systems.</w:t>
      </w:r>
    </w:p>
    <w:p w14:paraId="7A0614B2" w14:textId="4CA21A72" w:rsidR="005E484B" w:rsidRPr="00F7035B" w:rsidRDefault="005E484B" w:rsidP="008B69B9">
      <w:pPr>
        <w:pStyle w:val="Body-BodyCopyNoSpacing"/>
        <w:numPr>
          <w:ilvl w:val="2"/>
          <w:numId w:val="38"/>
        </w:numPr>
        <w:rPr>
          <w:rFonts w:ascii="Times New Roman" w:hAnsi="Times New Roman" w:cs="Times New Roman"/>
          <w:sz w:val="24"/>
          <w:szCs w:val="24"/>
        </w:rPr>
      </w:pPr>
      <w:r w:rsidRPr="00F7035B">
        <w:rPr>
          <w:rFonts w:ascii="Times New Roman" w:hAnsi="Times New Roman" w:cs="Times New Roman"/>
          <w:sz w:val="24"/>
          <w:szCs w:val="24"/>
        </w:rPr>
        <w:t xml:space="preserve">Prepare the electrode sites using skin abrasive specifically designated for skin preparation. Apply abrasive to marked electrode sites with </w:t>
      </w:r>
      <w:r w:rsidR="00B90B77">
        <w:rPr>
          <w:rFonts w:ascii="Times New Roman" w:hAnsi="Times New Roman" w:cs="Times New Roman"/>
          <w:sz w:val="24"/>
          <w:szCs w:val="24"/>
        </w:rPr>
        <w:t xml:space="preserve">a </w:t>
      </w:r>
      <w:r w:rsidRPr="00F7035B">
        <w:rPr>
          <w:rFonts w:ascii="Times New Roman" w:hAnsi="Times New Roman" w:cs="Times New Roman"/>
          <w:sz w:val="24"/>
          <w:szCs w:val="24"/>
        </w:rPr>
        <w:t xml:space="preserve">cotton swab using care to avoid </w:t>
      </w:r>
      <w:r w:rsidR="00B90B77" w:rsidRPr="000119DF">
        <w:rPr>
          <w:rFonts w:ascii="Times New Roman" w:hAnsi="Times New Roman" w:cs="Times New Roman"/>
          <w:sz w:val="24"/>
          <w:szCs w:val="24"/>
        </w:rPr>
        <w:t xml:space="preserve">overabrading </w:t>
      </w:r>
      <w:r w:rsidRPr="00F7035B">
        <w:rPr>
          <w:rFonts w:ascii="Times New Roman" w:hAnsi="Times New Roman" w:cs="Times New Roman"/>
          <w:sz w:val="24"/>
          <w:szCs w:val="24"/>
        </w:rPr>
        <w:t xml:space="preserve">the scalp. </w:t>
      </w:r>
      <w:r w:rsidR="004D6817" w:rsidRPr="00F7035B">
        <w:rPr>
          <w:rFonts w:ascii="Times New Roman" w:hAnsi="Times New Roman" w:cs="Times New Roman"/>
          <w:sz w:val="24"/>
          <w:szCs w:val="24"/>
        </w:rPr>
        <w:t>Allow it</w:t>
      </w:r>
      <w:r w:rsidRPr="00F7035B">
        <w:rPr>
          <w:rFonts w:ascii="Times New Roman" w:hAnsi="Times New Roman" w:cs="Times New Roman"/>
          <w:sz w:val="24"/>
          <w:szCs w:val="24"/>
        </w:rPr>
        <w:t xml:space="preserve"> to dry.</w:t>
      </w:r>
    </w:p>
    <w:p w14:paraId="5654EE65" w14:textId="27D70A88" w:rsidR="005E484B" w:rsidRPr="00F7035B" w:rsidRDefault="005E484B" w:rsidP="008B69B9">
      <w:pPr>
        <w:pStyle w:val="Body-BodyCopyNoSpacing"/>
        <w:numPr>
          <w:ilvl w:val="2"/>
          <w:numId w:val="38"/>
        </w:numPr>
        <w:rPr>
          <w:rFonts w:ascii="Times New Roman" w:hAnsi="Times New Roman" w:cs="Times New Roman"/>
          <w:sz w:val="24"/>
          <w:szCs w:val="24"/>
        </w:rPr>
      </w:pPr>
      <w:r w:rsidRPr="00F7035B">
        <w:rPr>
          <w:rFonts w:ascii="Times New Roman" w:hAnsi="Times New Roman" w:cs="Times New Roman"/>
          <w:sz w:val="24"/>
          <w:szCs w:val="24"/>
        </w:rPr>
        <w:lastRenderedPageBreak/>
        <w:t xml:space="preserve">Application of electrodes can be accomplished by a variety of techniques, either by use of </w:t>
      </w:r>
      <w:r w:rsidR="001E391A" w:rsidRPr="000119DF">
        <w:rPr>
          <w:rFonts w:ascii="Times New Roman" w:hAnsi="Times New Roman" w:cs="Times New Roman"/>
          <w:sz w:val="24"/>
          <w:szCs w:val="24"/>
        </w:rPr>
        <w:t xml:space="preserve">TEN20 </w:t>
      </w:r>
      <w:r w:rsidRPr="00F7035B">
        <w:rPr>
          <w:rFonts w:ascii="Times New Roman" w:hAnsi="Times New Roman" w:cs="Times New Roman"/>
          <w:sz w:val="24"/>
          <w:szCs w:val="24"/>
        </w:rPr>
        <w:t xml:space="preserve">conductive paste and/or EC-2 cream or collodion glue. The uncooperative younger patient may require the head wrapping technique using Kling or Coban gauze. </w:t>
      </w:r>
      <w:r w:rsidR="001E391A">
        <w:rPr>
          <w:rFonts w:ascii="Times New Roman" w:hAnsi="Times New Roman" w:cs="Times New Roman"/>
          <w:sz w:val="24"/>
          <w:szCs w:val="24"/>
        </w:rPr>
        <w:t>Using</w:t>
      </w:r>
      <w:r w:rsidR="001E391A" w:rsidRPr="00F7035B">
        <w:rPr>
          <w:rFonts w:ascii="Times New Roman" w:hAnsi="Times New Roman" w:cs="Times New Roman"/>
          <w:sz w:val="24"/>
          <w:szCs w:val="24"/>
        </w:rPr>
        <w:t xml:space="preserve"> </w:t>
      </w:r>
      <w:r w:rsidRPr="00F7035B">
        <w:rPr>
          <w:rFonts w:ascii="Times New Roman" w:hAnsi="Times New Roman" w:cs="Times New Roman"/>
          <w:sz w:val="24"/>
          <w:szCs w:val="24"/>
        </w:rPr>
        <w:t>the paste application method is preferred.</w:t>
      </w:r>
    </w:p>
    <w:p w14:paraId="134A6ABE" w14:textId="5E3FE75E" w:rsidR="005E484B" w:rsidRPr="00F7035B" w:rsidRDefault="005E484B" w:rsidP="008B69B9">
      <w:pPr>
        <w:pStyle w:val="Body-BodyCopyNoSpacing"/>
        <w:numPr>
          <w:ilvl w:val="2"/>
          <w:numId w:val="38"/>
        </w:numPr>
        <w:rPr>
          <w:rFonts w:ascii="Times New Roman" w:hAnsi="Times New Roman" w:cs="Times New Roman"/>
          <w:sz w:val="24"/>
          <w:szCs w:val="24"/>
        </w:rPr>
      </w:pPr>
      <w:r w:rsidRPr="00F7035B">
        <w:rPr>
          <w:rFonts w:ascii="Times New Roman" w:hAnsi="Times New Roman" w:cs="Times New Roman"/>
          <w:sz w:val="24"/>
          <w:szCs w:val="24"/>
        </w:rPr>
        <w:t>Place TEN20 conductive paste in electrode cups and apply them to the prepared areas on the scalp. Secure the electrode cups by applying 1</w:t>
      </w:r>
      <w:r w:rsidR="001E391A">
        <w:rPr>
          <w:rFonts w:ascii="Times New Roman" w:hAnsi="Times New Roman" w:cs="Times New Roman"/>
          <w:sz w:val="24"/>
          <w:szCs w:val="24"/>
        </w:rPr>
        <w:t>"</w:t>
      </w:r>
      <w:r w:rsidRPr="00F7035B">
        <w:rPr>
          <w:rFonts w:ascii="Times New Roman" w:hAnsi="Times New Roman" w:cs="Times New Roman"/>
          <w:sz w:val="24"/>
          <w:szCs w:val="24"/>
        </w:rPr>
        <w:t xml:space="preserve"> × 2</w:t>
      </w:r>
      <w:r w:rsidR="001E391A">
        <w:rPr>
          <w:rFonts w:ascii="Times New Roman" w:hAnsi="Times New Roman" w:cs="Times New Roman"/>
          <w:sz w:val="24"/>
          <w:szCs w:val="24"/>
        </w:rPr>
        <w:t>"</w:t>
      </w:r>
      <w:r w:rsidRPr="00F7035B">
        <w:rPr>
          <w:rFonts w:ascii="Times New Roman" w:hAnsi="Times New Roman" w:cs="Times New Roman"/>
          <w:sz w:val="24"/>
          <w:szCs w:val="24"/>
        </w:rPr>
        <w:t xml:space="preserve"> gauze pieces with a small amount of EC-2 cream over each of the electrode cups and securing them with a few hairs crossed over the gauze patches.</w:t>
      </w:r>
    </w:p>
    <w:p w14:paraId="28EDAA88" w14:textId="77777777" w:rsidR="005E484B" w:rsidRPr="00F7035B" w:rsidRDefault="005E484B" w:rsidP="008B69B9">
      <w:pPr>
        <w:pStyle w:val="Body-BodyCopyNoSpacing"/>
        <w:numPr>
          <w:ilvl w:val="0"/>
          <w:numId w:val="38"/>
        </w:numPr>
        <w:rPr>
          <w:rFonts w:ascii="Times New Roman" w:hAnsi="Times New Roman" w:cs="Times New Roman"/>
          <w:sz w:val="24"/>
          <w:szCs w:val="24"/>
        </w:rPr>
      </w:pPr>
      <w:r w:rsidRPr="00F7035B">
        <w:rPr>
          <w:rFonts w:ascii="Times New Roman" w:hAnsi="Times New Roman" w:cs="Times New Roman"/>
          <w:sz w:val="24"/>
          <w:szCs w:val="24"/>
        </w:rPr>
        <w:t>EOG</w:t>
      </w:r>
    </w:p>
    <w:p w14:paraId="40B3DD07" w14:textId="2C441794" w:rsidR="005E484B" w:rsidRPr="00F7035B" w:rsidRDefault="005E484B" w:rsidP="008B69B9">
      <w:pPr>
        <w:pStyle w:val="Body-BodyCopyNoSpacing"/>
        <w:numPr>
          <w:ilvl w:val="1"/>
          <w:numId w:val="38"/>
        </w:numPr>
        <w:rPr>
          <w:rFonts w:ascii="Times New Roman" w:hAnsi="Times New Roman" w:cs="Times New Roman"/>
          <w:sz w:val="24"/>
          <w:szCs w:val="24"/>
        </w:rPr>
      </w:pPr>
      <w:r w:rsidRPr="00F7035B">
        <w:rPr>
          <w:rFonts w:ascii="Times New Roman" w:hAnsi="Times New Roman" w:cs="Times New Roman"/>
          <w:sz w:val="24"/>
          <w:szCs w:val="24"/>
        </w:rPr>
        <w:t xml:space="preserve">Properly identify each location of electrode placement, prepare sites with skin abrasive gel, and allow to dry. </w:t>
      </w:r>
    </w:p>
    <w:p w14:paraId="4F33232B" w14:textId="34BAD697" w:rsidR="005E484B" w:rsidRPr="00F7035B" w:rsidRDefault="005E484B" w:rsidP="008B69B9">
      <w:pPr>
        <w:pStyle w:val="Body-BodyCopyNoSpacing"/>
        <w:numPr>
          <w:ilvl w:val="1"/>
          <w:numId w:val="38"/>
        </w:numPr>
        <w:rPr>
          <w:rFonts w:ascii="Times New Roman" w:hAnsi="Times New Roman" w:cs="Times New Roman"/>
          <w:sz w:val="24"/>
          <w:szCs w:val="24"/>
        </w:rPr>
      </w:pPr>
      <w:r w:rsidRPr="00F7035B">
        <w:rPr>
          <w:rFonts w:ascii="Times New Roman" w:hAnsi="Times New Roman" w:cs="Times New Roman"/>
          <w:sz w:val="24"/>
          <w:szCs w:val="24"/>
        </w:rPr>
        <w:t xml:space="preserve">Fill electrode cups with conductive cream and place the left electrooculogram electrode (EOG) </w:t>
      </w:r>
      <w:r w:rsidR="00FD7776" w:rsidRPr="00F7035B">
        <w:rPr>
          <w:rFonts w:ascii="Times New Roman" w:hAnsi="Times New Roman" w:cs="Times New Roman"/>
          <w:sz w:val="24"/>
          <w:szCs w:val="24"/>
        </w:rPr>
        <w:t>0.5-</w:t>
      </w:r>
      <w:r w:rsidRPr="00F7035B">
        <w:rPr>
          <w:rFonts w:ascii="Times New Roman" w:hAnsi="Times New Roman" w:cs="Times New Roman"/>
          <w:sz w:val="24"/>
          <w:szCs w:val="24"/>
        </w:rPr>
        <w:t xml:space="preserve">1 cm below and </w:t>
      </w:r>
      <w:r w:rsidR="00FD7776" w:rsidRPr="00F7035B">
        <w:rPr>
          <w:rFonts w:ascii="Times New Roman" w:hAnsi="Times New Roman" w:cs="Times New Roman"/>
          <w:sz w:val="24"/>
          <w:szCs w:val="24"/>
        </w:rPr>
        <w:t>0.5-</w:t>
      </w:r>
      <w:r w:rsidRPr="00F7035B">
        <w:rPr>
          <w:rFonts w:ascii="Times New Roman" w:hAnsi="Times New Roman" w:cs="Times New Roman"/>
          <w:sz w:val="24"/>
          <w:szCs w:val="24"/>
        </w:rPr>
        <w:t xml:space="preserve">1 cm lateral to the left outer canthus. Place the right electrooculogram electrode (EOG) </w:t>
      </w:r>
      <w:r w:rsidR="00FD7776" w:rsidRPr="00F7035B">
        <w:rPr>
          <w:rFonts w:ascii="Times New Roman" w:hAnsi="Times New Roman" w:cs="Times New Roman"/>
          <w:sz w:val="24"/>
          <w:szCs w:val="24"/>
        </w:rPr>
        <w:t>0.5-</w:t>
      </w:r>
      <w:r w:rsidRPr="00F7035B">
        <w:rPr>
          <w:rFonts w:ascii="Times New Roman" w:hAnsi="Times New Roman" w:cs="Times New Roman"/>
          <w:sz w:val="24"/>
          <w:szCs w:val="24"/>
        </w:rPr>
        <w:t xml:space="preserve">1cm above and </w:t>
      </w:r>
      <w:r w:rsidR="00FD7776" w:rsidRPr="00F7035B">
        <w:rPr>
          <w:rFonts w:ascii="Times New Roman" w:hAnsi="Times New Roman" w:cs="Times New Roman"/>
          <w:sz w:val="24"/>
          <w:szCs w:val="24"/>
        </w:rPr>
        <w:t>0.5-</w:t>
      </w:r>
      <w:r w:rsidRPr="00F7035B">
        <w:rPr>
          <w:rFonts w:ascii="Times New Roman" w:hAnsi="Times New Roman" w:cs="Times New Roman"/>
          <w:sz w:val="24"/>
          <w:szCs w:val="24"/>
        </w:rPr>
        <w:t xml:space="preserve">1 cm lateral to the right outer </w:t>
      </w:r>
      <w:r w:rsidR="00892A01" w:rsidRPr="00F7035B">
        <w:rPr>
          <w:rFonts w:ascii="Times New Roman" w:hAnsi="Times New Roman" w:cs="Times New Roman"/>
          <w:sz w:val="24"/>
          <w:szCs w:val="24"/>
        </w:rPr>
        <w:t>canthus.</w:t>
      </w:r>
      <w:r w:rsidRPr="00F7035B">
        <w:rPr>
          <w:rFonts w:ascii="Times New Roman" w:hAnsi="Times New Roman" w:cs="Times New Roman"/>
          <w:sz w:val="24"/>
          <w:szCs w:val="24"/>
        </w:rPr>
        <w:t xml:space="preserve"> </w:t>
      </w:r>
    </w:p>
    <w:p w14:paraId="77D9095A" w14:textId="7607A26F" w:rsidR="005E484B" w:rsidRPr="00F7035B" w:rsidRDefault="005E484B" w:rsidP="008B69B9">
      <w:pPr>
        <w:pStyle w:val="Body-BodyCopyNoSpacing"/>
        <w:numPr>
          <w:ilvl w:val="1"/>
          <w:numId w:val="38"/>
        </w:numPr>
        <w:rPr>
          <w:rFonts w:ascii="Times New Roman" w:hAnsi="Times New Roman" w:cs="Times New Roman"/>
          <w:sz w:val="24"/>
          <w:szCs w:val="24"/>
        </w:rPr>
      </w:pPr>
      <w:r w:rsidRPr="00F7035B">
        <w:rPr>
          <w:rFonts w:ascii="Times New Roman" w:hAnsi="Times New Roman" w:cs="Times New Roman"/>
          <w:sz w:val="24"/>
          <w:szCs w:val="24"/>
        </w:rPr>
        <w:t xml:space="preserve">Tape the electrodes in place. Guide wires toward </w:t>
      </w:r>
      <w:r w:rsidR="00892A01" w:rsidRPr="00F7035B">
        <w:rPr>
          <w:rFonts w:ascii="Times New Roman" w:hAnsi="Times New Roman" w:cs="Times New Roman"/>
          <w:sz w:val="24"/>
          <w:szCs w:val="24"/>
        </w:rPr>
        <w:t>the back</w:t>
      </w:r>
      <w:r w:rsidRPr="00F7035B">
        <w:rPr>
          <w:rFonts w:ascii="Times New Roman" w:hAnsi="Times New Roman" w:cs="Times New Roman"/>
          <w:sz w:val="24"/>
          <w:szCs w:val="24"/>
        </w:rPr>
        <w:t xml:space="preserve"> of </w:t>
      </w:r>
      <w:r w:rsidR="001E391A" w:rsidRPr="00B10FEE">
        <w:rPr>
          <w:rFonts w:ascii="Times New Roman" w:hAnsi="Times New Roman" w:cs="Times New Roman"/>
          <w:sz w:val="24"/>
          <w:szCs w:val="24"/>
        </w:rPr>
        <w:t xml:space="preserve">the </w:t>
      </w:r>
      <w:r w:rsidRPr="00F7035B">
        <w:rPr>
          <w:rFonts w:ascii="Times New Roman" w:hAnsi="Times New Roman" w:cs="Times New Roman"/>
          <w:sz w:val="24"/>
          <w:szCs w:val="24"/>
        </w:rPr>
        <w:t>patient’s neck.</w:t>
      </w:r>
    </w:p>
    <w:p w14:paraId="5C48AEA4" w14:textId="77777777" w:rsidR="005E484B" w:rsidRPr="00F7035B" w:rsidRDefault="005E484B" w:rsidP="008B69B9">
      <w:pPr>
        <w:pStyle w:val="Body-BodyCopyNoSpacing"/>
        <w:numPr>
          <w:ilvl w:val="0"/>
          <w:numId w:val="38"/>
        </w:numPr>
        <w:rPr>
          <w:rFonts w:ascii="Times New Roman" w:hAnsi="Times New Roman" w:cs="Times New Roman"/>
          <w:sz w:val="24"/>
          <w:szCs w:val="24"/>
        </w:rPr>
      </w:pPr>
      <w:r w:rsidRPr="00F7035B">
        <w:rPr>
          <w:rFonts w:ascii="Times New Roman" w:hAnsi="Times New Roman" w:cs="Times New Roman"/>
          <w:sz w:val="24"/>
          <w:szCs w:val="24"/>
        </w:rPr>
        <w:t>EMG</w:t>
      </w:r>
    </w:p>
    <w:p w14:paraId="6B60A79C" w14:textId="669776C3" w:rsidR="005E484B" w:rsidRPr="00F7035B" w:rsidRDefault="005E484B" w:rsidP="008B69B9">
      <w:pPr>
        <w:pStyle w:val="Body-BodyCopyNoSpacing"/>
        <w:numPr>
          <w:ilvl w:val="1"/>
          <w:numId w:val="38"/>
        </w:numPr>
        <w:rPr>
          <w:rFonts w:ascii="Times New Roman" w:hAnsi="Times New Roman" w:cs="Times New Roman"/>
          <w:sz w:val="24"/>
          <w:szCs w:val="24"/>
        </w:rPr>
      </w:pPr>
      <w:r w:rsidRPr="00F7035B">
        <w:rPr>
          <w:rFonts w:ascii="Times New Roman" w:hAnsi="Times New Roman" w:cs="Times New Roman"/>
          <w:sz w:val="24"/>
          <w:szCs w:val="24"/>
        </w:rPr>
        <w:t>Submental/mentalis</w:t>
      </w:r>
    </w:p>
    <w:p w14:paraId="760B0A4C" w14:textId="04C9EFD0" w:rsidR="005E484B" w:rsidRPr="00F7035B" w:rsidRDefault="005E484B" w:rsidP="008B69B9">
      <w:pPr>
        <w:pStyle w:val="Body-BodyCopyNoSpacing"/>
        <w:numPr>
          <w:ilvl w:val="2"/>
          <w:numId w:val="38"/>
        </w:numPr>
        <w:rPr>
          <w:rFonts w:ascii="Times New Roman" w:hAnsi="Times New Roman" w:cs="Times New Roman"/>
          <w:sz w:val="24"/>
          <w:szCs w:val="24"/>
        </w:rPr>
      </w:pPr>
      <w:r w:rsidRPr="00F7035B">
        <w:rPr>
          <w:rFonts w:ascii="Times New Roman" w:hAnsi="Times New Roman" w:cs="Times New Roman"/>
          <w:sz w:val="24"/>
          <w:szCs w:val="24"/>
        </w:rPr>
        <w:t>Place three electrodes to record chin EMG: one in the midline 1 cm above the inferior edge of the mandible, one 1</w:t>
      </w:r>
      <w:r w:rsidR="00FD7776" w:rsidRPr="00F7035B">
        <w:rPr>
          <w:rFonts w:ascii="Times New Roman" w:hAnsi="Times New Roman" w:cs="Times New Roman"/>
          <w:sz w:val="24"/>
          <w:szCs w:val="24"/>
        </w:rPr>
        <w:t>-2</w:t>
      </w:r>
      <w:r w:rsidRPr="00F7035B">
        <w:rPr>
          <w:rFonts w:ascii="Times New Roman" w:hAnsi="Times New Roman" w:cs="Times New Roman"/>
          <w:sz w:val="24"/>
          <w:szCs w:val="24"/>
        </w:rPr>
        <w:t xml:space="preserve"> cm below the inferior edge of the mandible and 1</w:t>
      </w:r>
      <w:r w:rsidR="00FD7776" w:rsidRPr="00F7035B">
        <w:rPr>
          <w:rFonts w:ascii="Times New Roman" w:hAnsi="Times New Roman" w:cs="Times New Roman"/>
          <w:sz w:val="24"/>
          <w:szCs w:val="24"/>
        </w:rPr>
        <w:t>-2</w:t>
      </w:r>
      <w:r w:rsidRPr="00F7035B">
        <w:rPr>
          <w:rFonts w:ascii="Times New Roman" w:hAnsi="Times New Roman" w:cs="Times New Roman"/>
          <w:sz w:val="24"/>
          <w:szCs w:val="24"/>
        </w:rPr>
        <w:t xml:space="preserve"> cm to the right of the midline, one 1</w:t>
      </w:r>
      <w:r w:rsidR="00FD7776" w:rsidRPr="00F7035B">
        <w:rPr>
          <w:rFonts w:ascii="Times New Roman" w:hAnsi="Times New Roman" w:cs="Times New Roman"/>
          <w:sz w:val="24"/>
          <w:szCs w:val="24"/>
        </w:rPr>
        <w:t>-2</w:t>
      </w:r>
      <w:r w:rsidRPr="00F7035B">
        <w:rPr>
          <w:rFonts w:ascii="Times New Roman" w:hAnsi="Times New Roman" w:cs="Times New Roman"/>
          <w:sz w:val="24"/>
          <w:szCs w:val="24"/>
        </w:rPr>
        <w:t xml:space="preserve"> cm below the inferior edge of the mandible and 1</w:t>
      </w:r>
      <w:r w:rsidR="00FD7776" w:rsidRPr="00F7035B">
        <w:rPr>
          <w:rFonts w:ascii="Times New Roman" w:hAnsi="Times New Roman" w:cs="Times New Roman"/>
          <w:sz w:val="24"/>
          <w:szCs w:val="24"/>
        </w:rPr>
        <w:t>-2</w:t>
      </w:r>
      <w:r w:rsidRPr="00F7035B">
        <w:rPr>
          <w:rFonts w:ascii="Times New Roman" w:hAnsi="Times New Roman" w:cs="Times New Roman"/>
          <w:sz w:val="24"/>
          <w:szCs w:val="24"/>
        </w:rPr>
        <w:t xml:space="preserve"> cm to the left of the midline. </w:t>
      </w:r>
    </w:p>
    <w:p w14:paraId="209704EA" w14:textId="549BED32" w:rsidR="005E484B" w:rsidRPr="00F7035B" w:rsidRDefault="005E484B" w:rsidP="008B69B9">
      <w:pPr>
        <w:pStyle w:val="Body-BodyCopyNoSpacing"/>
        <w:numPr>
          <w:ilvl w:val="2"/>
          <w:numId w:val="38"/>
        </w:numPr>
        <w:rPr>
          <w:rFonts w:ascii="Times New Roman" w:hAnsi="Times New Roman" w:cs="Times New Roman"/>
          <w:sz w:val="24"/>
          <w:szCs w:val="24"/>
        </w:rPr>
      </w:pPr>
      <w:r w:rsidRPr="00F7035B">
        <w:rPr>
          <w:rFonts w:ascii="Times New Roman" w:hAnsi="Times New Roman" w:cs="Times New Roman"/>
          <w:sz w:val="24"/>
          <w:szCs w:val="24"/>
        </w:rPr>
        <w:t xml:space="preserve">Secure electrodes with paper tape and drape over patient’s ears toward back of </w:t>
      </w:r>
      <w:r w:rsidR="001E391A" w:rsidRPr="00B10FEE">
        <w:rPr>
          <w:rFonts w:ascii="Times New Roman" w:hAnsi="Times New Roman" w:cs="Times New Roman"/>
          <w:sz w:val="24"/>
          <w:szCs w:val="24"/>
        </w:rPr>
        <w:t>their</w:t>
      </w:r>
      <w:r w:rsidRPr="00F7035B">
        <w:rPr>
          <w:rFonts w:ascii="Times New Roman" w:hAnsi="Times New Roman" w:cs="Times New Roman"/>
          <w:sz w:val="24"/>
          <w:szCs w:val="24"/>
        </w:rPr>
        <w:t xml:space="preserve"> neck.</w:t>
      </w:r>
    </w:p>
    <w:p w14:paraId="5CA44FDC" w14:textId="7B2D0896" w:rsidR="005E484B" w:rsidRPr="00F7035B" w:rsidRDefault="005E484B" w:rsidP="008B69B9">
      <w:pPr>
        <w:pStyle w:val="Body-BodyCopyNoSpacing"/>
        <w:numPr>
          <w:ilvl w:val="1"/>
          <w:numId w:val="38"/>
        </w:numPr>
        <w:rPr>
          <w:rFonts w:ascii="Times New Roman" w:hAnsi="Times New Roman" w:cs="Times New Roman"/>
          <w:sz w:val="24"/>
          <w:szCs w:val="24"/>
        </w:rPr>
      </w:pPr>
      <w:r w:rsidRPr="00F7035B">
        <w:rPr>
          <w:rFonts w:ascii="Times New Roman" w:hAnsi="Times New Roman" w:cs="Times New Roman"/>
          <w:sz w:val="24"/>
          <w:szCs w:val="24"/>
        </w:rPr>
        <w:t>Left/right anterior tibialis</w:t>
      </w:r>
    </w:p>
    <w:p w14:paraId="2698965F" w14:textId="3B32FDB5" w:rsidR="005E484B" w:rsidRPr="00F7035B" w:rsidRDefault="005E484B" w:rsidP="008B69B9">
      <w:pPr>
        <w:pStyle w:val="Body-BodyCopyNoSpacing"/>
        <w:numPr>
          <w:ilvl w:val="2"/>
          <w:numId w:val="38"/>
        </w:numPr>
        <w:rPr>
          <w:rFonts w:ascii="Times New Roman" w:hAnsi="Times New Roman" w:cs="Times New Roman"/>
          <w:sz w:val="24"/>
          <w:szCs w:val="24"/>
        </w:rPr>
      </w:pPr>
      <w:r w:rsidRPr="00F7035B">
        <w:rPr>
          <w:rFonts w:ascii="Times New Roman" w:hAnsi="Times New Roman" w:cs="Times New Roman"/>
          <w:sz w:val="24"/>
          <w:szCs w:val="24"/>
        </w:rPr>
        <w:t xml:space="preserve">Prepare each electrode site with skin abrasive gel. </w:t>
      </w:r>
      <w:r w:rsidR="004D6817" w:rsidRPr="00F7035B">
        <w:rPr>
          <w:rFonts w:ascii="Times New Roman" w:hAnsi="Times New Roman" w:cs="Times New Roman"/>
          <w:sz w:val="24"/>
          <w:szCs w:val="24"/>
        </w:rPr>
        <w:t>Allow it</w:t>
      </w:r>
      <w:r w:rsidRPr="00F7035B">
        <w:rPr>
          <w:rFonts w:ascii="Times New Roman" w:hAnsi="Times New Roman" w:cs="Times New Roman"/>
          <w:sz w:val="24"/>
          <w:szCs w:val="24"/>
        </w:rPr>
        <w:t xml:space="preserve"> to dry. </w:t>
      </w:r>
    </w:p>
    <w:p w14:paraId="46CD801F" w14:textId="77777777" w:rsidR="005E484B" w:rsidRPr="00F7035B" w:rsidRDefault="005E484B" w:rsidP="008B69B9">
      <w:pPr>
        <w:pStyle w:val="Body-BodyCopyNoSpacing"/>
        <w:numPr>
          <w:ilvl w:val="2"/>
          <w:numId w:val="38"/>
        </w:numPr>
        <w:rPr>
          <w:rFonts w:ascii="Times New Roman" w:hAnsi="Times New Roman" w:cs="Times New Roman"/>
          <w:sz w:val="24"/>
          <w:szCs w:val="24"/>
        </w:rPr>
      </w:pPr>
      <w:r w:rsidRPr="00F7035B">
        <w:rPr>
          <w:rFonts w:ascii="Times New Roman" w:hAnsi="Times New Roman" w:cs="Times New Roman"/>
          <w:sz w:val="24"/>
          <w:szCs w:val="24"/>
        </w:rPr>
        <w:t xml:space="preserve">Identify muscle by flexing patient’s ankle and observing muscle movement at the site. </w:t>
      </w:r>
    </w:p>
    <w:p w14:paraId="54B8F549" w14:textId="2E3BE6F1" w:rsidR="005E484B" w:rsidRPr="00F7035B" w:rsidRDefault="005E484B" w:rsidP="008B69B9">
      <w:pPr>
        <w:pStyle w:val="Body-BodyCopyNoSpacing"/>
        <w:numPr>
          <w:ilvl w:val="2"/>
          <w:numId w:val="38"/>
        </w:numPr>
        <w:rPr>
          <w:rFonts w:ascii="Times New Roman" w:hAnsi="Times New Roman" w:cs="Times New Roman"/>
          <w:sz w:val="24"/>
          <w:szCs w:val="24"/>
        </w:rPr>
      </w:pPr>
      <w:r w:rsidRPr="00F7035B">
        <w:rPr>
          <w:rFonts w:ascii="Times New Roman" w:hAnsi="Times New Roman" w:cs="Times New Roman"/>
          <w:sz w:val="24"/>
          <w:szCs w:val="24"/>
        </w:rPr>
        <w:t xml:space="preserve">Fill electrode cups with conductive cream and apply two electrodes </w:t>
      </w:r>
      <w:r w:rsidR="00FD7776" w:rsidRPr="00F7035B">
        <w:rPr>
          <w:rFonts w:ascii="Times New Roman" w:hAnsi="Times New Roman" w:cs="Times New Roman"/>
          <w:sz w:val="24"/>
          <w:szCs w:val="24"/>
        </w:rPr>
        <w:t xml:space="preserve">2-5 </w:t>
      </w:r>
      <w:r w:rsidRPr="00F7035B">
        <w:rPr>
          <w:rFonts w:ascii="Times New Roman" w:hAnsi="Times New Roman" w:cs="Times New Roman"/>
          <w:sz w:val="24"/>
          <w:szCs w:val="24"/>
        </w:rPr>
        <w:t>cm apart on that portion of patient’s legs. Secure with paper tape.</w:t>
      </w:r>
    </w:p>
    <w:p w14:paraId="56A6CB0F" w14:textId="77777777" w:rsidR="005E484B" w:rsidRPr="00F7035B" w:rsidRDefault="005E484B" w:rsidP="008B69B9">
      <w:pPr>
        <w:pStyle w:val="Body-BodyCopyNoSpacing"/>
        <w:numPr>
          <w:ilvl w:val="0"/>
          <w:numId w:val="38"/>
        </w:numPr>
        <w:rPr>
          <w:rFonts w:ascii="Times New Roman" w:hAnsi="Times New Roman" w:cs="Times New Roman"/>
          <w:sz w:val="24"/>
          <w:szCs w:val="24"/>
        </w:rPr>
      </w:pPr>
      <w:r w:rsidRPr="00F7035B">
        <w:rPr>
          <w:rFonts w:ascii="Times New Roman" w:hAnsi="Times New Roman" w:cs="Times New Roman"/>
          <w:sz w:val="24"/>
          <w:szCs w:val="24"/>
        </w:rPr>
        <w:t>EKG</w:t>
      </w:r>
    </w:p>
    <w:p w14:paraId="57C8DA9C" w14:textId="4B176B64" w:rsidR="005E484B" w:rsidRPr="00F7035B" w:rsidRDefault="00744EDA" w:rsidP="008B69B9">
      <w:pPr>
        <w:pStyle w:val="Body-BodyCopyNoSpacing"/>
        <w:numPr>
          <w:ilvl w:val="1"/>
          <w:numId w:val="38"/>
        </w:numPr>
        <w:rPr>
          <w:rFonts w:ascii="Times New Roman" w:hAnsi="Times New Roman" w:cs="Times New Roman"/>
          <w:sz w:val="24"/>
          <w:szCs w:val="24"/>
        </w:rPr>
      </w:pPr>
      <w:r w:rsidRPr="00F7035B">
        <w:rPr>
          <w:rFonts w:ascii="Times New Roman" w:hAnsi="Times New Roman" w:cs="Times New Roman"/>
          <w:sz w:val="24"/>
          <w:szCs w:val="24"/>
        </w:rPr>
        <w:t>I</w:t>
      </w:r>
      <w:r w:rsidR="005E484B" w:rsidRPr="00F7035B">
        <w:rPr>
          <w:rFonts w:ascii="Times New Roman" w:hAnsi="Times New Roman" w:cs="Times New Roman"/>
          <w:sz w:val="24"/>
          <w:szCs w:val="24"/>
        </w:rPr>
        <w:t xml:space="preserve">dentify and prepare sites with skin abrasive gel and allow to dry. </w:t>
      </w:r>
    </w:p>
    <w:p w14:paraId="4F777C8C" w14:textId="6AEAC030" w:rsidR="005E484B" w:rsidRPr="00F7035B" w:rsidRDefault="005E484B" w:rsidP="008B69B9">
      <w:pPr>
        <w:pStyle w:val="Body-BodyCopyNoSpacing"/>
        <w:numPr>
          <w:ilvl w:val="1"/>
          <w:numId w:val="38"/>
        </w:numPr>
        <w:rPr>
          <w:rFonts w:ascii="Times New Roman" w:hAnsi="Times New Roman" w:cs="Times New Roman"/>
          <w:sz w:val="24"/>
          <w:szCs w:val="24"/>
        </w:rPr>
      </w:pPr>
      <w:r w:rsidRPr="00F7035B">
        <w:rPr>
          <w:rFonts w:ascii="Times New Roman" w:hAnsi="Times New Roman" w:cs="Times New Roman"/>
          <w:sz w:val="24"/>
          <w:szCs w:val="24"/>
        </w:rPr>
        <w:t>Apply EKG electrodes or patches and attach snap electrodes. Placement of electrodes should be below the clavicles and equidistant from the sternum.</w:t>
      </w:r>
    </w:p>
    <w:p w14:paraId="35F1D396" w14:textId="77777777" w:rsidR="005E484B" w:rsidRPr="00F7035B" w:rsidRDefault="005E484B" w:rsidP="005E484B">
      <w:pPr>
        <w:pStyle w:val="Body-BodyCopyNoSpacing"/>
        <w:spacing w:before="180"/>
        <w:rPr>
          <w:rFonts w:ascii="Times New Roman" w:hAnsi="Times New Roman" w:cs="Times New Roman"/>
          <w:sz w:val="24"/>
          <w:szCs w:val="24"/>
        </w:rPr>
      </w:pPr>
      <w:r w:rsidRPr="00F7035B">
        <w:rPr>
          <w:rStyle w:val="BoldBlue"/>
          <w:rFonts w:ascii="Times New Roman" w:hAnsi="Times New Roman" w:cs="Times New Roman"/>
          <w:color w:val="auto"/>
          <w:sz w:val="24"/>
          <w:szCs w:val="24"/>
        </w:rPr>
        <w:t>Respiration:</w:t>
      </w:r>
    </w:p>
    <w:p w14:paraId="194EFB55" w14:textId="77777777" w:rsidR="005E484B" w:rsidRPr="00F7035B" w:rsidRDefault="005E484B" w:rsidP="008B69B9">
      <w:pPr>
        <w:pStyle w:val="Body-BodyCopyNoSpacing"/>
        <w:numPr>
          <w:ilvl w:val="0"/>
          <w:numId w:val="39"/>
        </w:numPr>
        <w:rPr>
          <w:rFonts w:ascii="Times New Roman" w:hAnsi="Times New Roman" w:cs="Times New Roman"/>
          <w:sz w:val="24"/>
          <w:szCs w:val="24"/>
        </w:rPr>
      </w:pPr>
      <w:r w:rsidRPr="00F7035B">
        <w:rPr>
          <w:rFonts w:ascii="Times New Roman" w:hAnsi="Times New Roman" w:cs="Times New Roman"/>
          <w:sz w:val="24"/>
          <w:szCs w:val="24"/>
        </w:rPr>
        <w:t>Airflow devices</w:t>
      </w:r>
    </w:p>
    <w:p w14:paraId="060CBD8E" w14:textId="3F50625B" w:rsidR="005E484B" w:rsidRPr="00F7035B" w:rsidRDefault="005E484B" w:rsidP="008B69B9">
      <w:pPr>
        <w:pStyle w:val="Body-BodyCopyNoSpacing"/>
        <w:numPr>
          <w:ilvl w:val="1"/>
          <w:numId w:val="39"/>
        </w:numPr>
        <w:rPr>
          <w:rFonts w:ascii="Times New Roman" w:hAnsi="Times New Roman" w:cs="Times New Roman"/>
          <w:sz w:val="24"/>
          <w:szCs w:val="24"/>
        </w:rPr>
      </w:pPr>
      <w:r w:rsidRPr="00F7035B">
        <w:rPr>
          <w:rFonts w:ascii="Times New Roman" w:hAnsi="Times New Roman" w:cs="Times New Roman"/>
          <w:sz w:val="24"/>
          <w:szCs w:val="24"/>
        </w:rPr>
        <w:t>A single, double</w:t>
      </w:r>
      <w:r w:rsidR="00877551">
        <w:rPr>
          <w:rFonts w:ascii="Times New Roman" w:hAnsi="Times New Roman" w:cs="Times New Roman"/>
          <w:sz w:val="24"/>
          <w:szCs w:val="24"/>
        </w:rPr>
        <w:t>,</w:t>
      </w:r>
      <w:r w:rsidRPr="00F7035B">
        <w:rPr>
          <w:rFonts w:ascii="Times New Roman" w:hAnsi="Times New Roman" w:cs="Times New Roman"/>
          <w:sz w:val="24"/>
          <w:szCs w:val="24"/>
        </w:rPr>
        <w:t xml:space="preserve"> or triple bead nasal and/or oral thermocouple or thermistor is secured directly below the nostrils to record air temperature changes at patient’s nose and/or mouth. A number of different devices are available. Nasal pressure transducers should be used, in accordance with the most current version of the </w:t>
      </w:r>
      <w:r w:rsidRPr="00F7035B">
        <w:rPr>
          <w:rStyle w:val="Italic"/>
          <w:rFonts w:ascii="Times New Roman" w:hAnsi="Times New Roman" w:cs="Times New Roman"/>
          <w:sz w:val="24"/>
          <w:szCs w:val="24"/>
        </w:rPr>
        <w:t>AASM Scoring Manual</w:t>
      </w:r>
      <w:r w:rsidRPr="00F7035B">
        <w:rPr>
          <w:rFonts w:ascii="Times New Roman" w:hAnsi="Times New Roman" w:cs="Times New Roman"/>
          <w:sz w:val="24"/>
          <w:szCs w:val="24"/>
        </w:rPr>
        <w:t>. Choice of device is at the technologist’s discretion.</w:t>
      </w:r>
    </w:p>
    <w:p w14:paraId="31D0A39D" w14:textId="7CE76E27" w:rsidR="005E484B" w:rsidRPr="00F7035B" w:rsidRDefault="005E484B" w:rsidP="008B69B9">
      <w:pPr>
        <w:pStyle w:val="Body-BodyCopyNoSpacing"/>
        <w:numPr>
          <w:ilvl w:val="0"/>
          <w:numId w:val="39"/>
        </w:numPr>
        <w:rPr>
          <w:rFonts w:ascii="Times New Roman" w:hAnsi="Times New Roman" w:cs="Times New Roman"/>
          <w:sz w:val="24"/>
          <w:szCs w:val="24"/>
        </w:rPr>
      </w:pPr>
      <w:r w:rsidRPr="00F7035B">
        <w:rPr>
          <w:rFonts w:ascii="Times New Roman" w:hAnsi="Times New Roman" w:cs="Times New Roman"/>
          <w:sz w:val="24"/>
          <w:szCs w:val="24"/>
        </w:rPr>
        <w:t>CO</w:t>
      </w:r>
      <w:r w:rsidR="00B10FEE" w:rsidRPr="00F7035B">
        <w:rPr>
          <w:rFonts w:ascii="Times New Roman" w:hAnsi="Times New Roman" w:cs="Times New Roman"/>
          <w:sz w:val="24"/>
          <w:szCs w:val="24"/>
        </w:rPr>
        <w:t>2</w:t>
      </w:r>
      <w:r w:rsidRPr="00F7035B">
        <w:rPr>
          <w:rFonts w:ascii="Times New Roman" w:hAnsi="Times New Roman" w:cs="Times New Roman"/>
          <w:sz w:val="24"/>
          <w:szCs w:val="24"/>
        </w:rPr>
        <w:t xml:space="preserve"> monitoring (end-tidal or transcutaneous)</w:t>
      </w:r>
    </w:p>
    <w:p w14:paraId="2C218C43" w14:textId="5579C9F3" w:rsidR="005E484B" w:rsidRPr="00F7035B" w:rsidRDefault="005E484B" w:rsidP="008B69B9">
      <w:pPr>
        <w:pStyle w:val="Body-BodyCopyNoSpacing"/>
        <w:numPr>
          <w:ilvl w:val="1"/>
          <w:numId w:val="39"/>
        </w:numPr>
        <w:rPr>
          <w:rFonts w:ascii="Times New Roman" w:hAnsi="Times New Roman" w:cs="Times New Roman"/>
          <w:sz w:val="24"/>
          <w:szCs w:val="24"/>
        </w:rPr>
      </w:pPr>
      <w:r w:rsidRPr="00F7035B">
        <w:rPr>
          <w:rFonts w:ascii="Times New Roman" w:hAnsi="Times New Roman" w:cs="Times New Roman"/>
          <w:sz w:val="24"/>
          <w:szCs w:val="24"/>
        </w:rPr>
        <w:t>When evaluating sleep-disordered breathing in children, it is recommended that both airflow and CO</w:t>
      </w:r>
      <w:r w:rsidR="00B10FEE" w:rsidRPr="00F7035B">
        <w:rPr>
          <w:rFonts w:ascii="Times New Roman" w:hAnsi="Times New Roman" w:cs="Times New Roman"/>
          <w:sz w:val="24"/>
          <w:szCs w:val="24"/>
        </w:rPr>
        <w:t>2</w:t>
      </w:r>
      <w:r w:rsidRPr="00F7035B">
        <w:rPr>
          <w:rFonts w:ascii="Times New Roman" w:hAnsi="Times New Roman" w:cs="Times New Roman"/>
          <w:sz w:val="24"/>
          <w:szCs w:val="24"/>
        </w:rPr>
        <w:t xml:space="preserve"> be recorded. </w:t>
      </w:r>
    </w:p>
    <w:p w14:paraId="1E0EB218" w14:textId="6B624B25" w:rsidR="005E484B" w:rsidRPr="00F7035B" w:rsidRDefault="005E484B" w:rsidP="008B69B9">
      <w:pPr>
        <w:pStyle w:val="Body-BodyCopyNoSpacing"/>
        <w:numPr>
          <w:ilvl w:val="0"/>
          <w:numId w:val="39"/>
        </w:numPr>
        <w:rPr>
          <w:rFonts w:ascii="Times New Roman" w:hAnsi="Times New Roman" w:cs="Times New Roman"/>
          <w:sz w:val="24"/>
          <w:szCs w:val="24"/>
        </w:rPr>
      </w:pPr>
      <w:r w:rsidRPr="00F7035B">
        <w:rPr>
          <w:rFonts w:ascii="Times New Roman" w:hAnsi="Times New Roman" w:cs="Times New Roman"/>
          <w:sz w:val="24"/>
          <w:szCs w:val="24"/>
        </w:rPr>
        <w:t>Respiratory effort</w:t>
      </w:r>
    </w:p>
    <w:p w14:paraId="34D30EB2" w14:textId="5FCD61E5" w:rsidR="005E484B" w:rsidRPr="00F7035B" w:rsidRDefault="005E484B" w:rsidP="008B69B9">
      <w:pPr>
        <w:pStyle w:val="Body-BodyCopyNoSpacing"/>
        <w:numPr>
          <w:ilvl w:val="1"/>
          <w:numId w:val="39"/>
        </w:numPr>
        <w:rPr>
          <w:rFonts w:ascii="Times New Roman" w:hAnsi="Times New Roman" w:cs="Times New Roman"/>
          <w:sz w:val="24"/>
          <w:szCs w:val="24"/>
        </w:rPr>
      </w:pPr>
      <w:r w:rsidRPr="00F7035B">
        <w:rPr>
          <w:rFonts w:ascii="Times New Roman" w:hAnsi="Times New Roman" w:cs="Times New Roman"/>
          <w:sz w:val="24"/>
          <w:szCs w:val="24"/>
        </w:rPr>
        <w:t>For monitoring respiratory effort, use one of the following:</w:t>
      </w:r>
    </w:p>
    <w:p w14:paraId="1FE7A38C" w14:textId="4AEA5E2B" w:rsidR="005E484B" w:rsidRPr="00F7035B" w:rsidRDefault="005E484B" w:rsidP="008B69B9">
      <w:pPr>
        <w:pStyle w:val="Body-BodyCopyNoSpacing"/>
        <w:numPr>
          <w:ilvl w:val="1"/>
          <w:numId w:val="39"/>
        </w:numPr>
        <w:rPr>
          <w:rFonts w:ascii="Times New Roman" w:hAnsi="Times New Roman" w:cs="Times New Roman"/>
          <w:sz w:val="24"/>
          <w:szCs w:val="24"/>
        </w:rPr>
      </w:pPr>
      <w:r w:rsidRPr="00F7035B">
        <w:rPr>
          <w:rFonts w:ascii="Times New Roman" w:hAnsi="Times New Roman" w:cs="Times New Roman"/>
          <w:sz w:val="24"/>
          <w:szCs w:val="24"/>
        </w:rPr>
        <w:t xml:space="preserve">Esophageal manometry </w:t>
      </w:r>
    </w:p>
    <w:p w14:paraId="147A0662" w14:textId="48829C18" w:rsidR="005E484B" w:rsidRPr="00F7035B" w:rsidRDefault="005E484B" w:rsidP="008B69B9">
      <w:pPr>
        <w:pStyle w:val="Body-BodyCopyNoSpacing"/>
        <w:numPr>
          <w:ilvl w:val="1"/>
          <w:numId w:val="39"/>
        </w:numPr>
        <w:rPr>
          <w:rFonts w:ascii="Times New Roman" w:hAnsi="Times New Roman" w:cs="Times New Roman"/>
          <w:sz w:val="24"/>
          <w:szCs w:val="24"/>
        </w:rPr>
      </w:pPr>
      <w:r w:rsidRPr="00F7035B">
        <w:rPr>
          <w:rFonts w:ascii="Times New Roman" w:hAnsi="Times New Roman" w:cs="Times New Roman"/>
          <w:sz w:val="24"/>
          <w:szCs w:val="24"/>
        </w:rPr>
        <w:t xml:space="preserve">Dual thoracoabdominal RIP belts (calibrated or uncalibrated) </w:t>
      </w:r>
    </w:p>
    <w:p w14:paraId="28538CE2" w14:textId="77777777" w:rsidR="005E484B" w:rsidRPr="00F7035B" w:rsidRDefault="005E484B" w:rsidP="008B69B9">
      <w:pPr>
        <w:pStyle w:val="Body-BodyCopyNoSpacing"/>
        <w:numPr>
          <w:ilvl w:val="0"/>
          <w:numId w:val="39"/>
        </w:numPr>
        <w:rPr>
          <w:rFonts w:ascii="Times New Roman" w:hAnsi="Times New Roman" w:cs="Times New Roman"/>
          <w:sz w:val="24"/>
          <w:szCs w:val="24"/>
        </w:rPr>
      </w:pPr>
      <w:r w:rsidRPr="00F7035B">
        <w:rPr>
          <w:rFonts w:ascii="Times New Roman" w:hAnsi="Times New Roman" w:cs="Times New Roman"/>
          <w:sz w:val="24"/>
          <w:szCs w:val="24"/>
        </w:rPr>
        <w:lastRenderedPageBreak/>
        <w:t>Oximetry</w:t>
      </w:r>
    </w:p>
    <w:p w14:paraId="2850852E" w14:textId="4A7FAD7F" w:rsidR="005E484B" w:rsidRPr="00F7035B" w:rsidRDefault="005E484B" w:rsidP="008B69B9">
      <w:pPr>
        <w:pStyle w:val="Body-BodyCopyNoSpacing"/>
        <w:numPr>
          <w:ilvl w:val="1"/>
          <w:numId w:val="39"/>
        </w:numPr>
        <w:rPr>
          <w:rFonts w:ascii="Times New Roman" w:hAnsi="Times New Roman" w:cs="Times New Roman"/>
          <w:sz w:val="24"/>
          <w:szCs w:val="24"/>
        </w:rPr>
      </w:pPr>
      <w:r w:rsidRPr="00F7035B">
        <w:rPr>
          <w:rFonts w:ascii="Times New Roman" w:hAnsi="Times New Roman" w:cs="Times New Roman"/>
          <w:sz w:val="24"/>
          <w:szCs w:val="24"/>
        </w:rPr>
        <w:t>An oximeter probe is attached to patient’s finger, toe, nose</w:t>
      </w:r>
      <w:r w:rsidR="00877551">
        <w:rPr>
          <w:rFonts w:ascii="Times New Roman" w:hAnsi="Times New Roman" w:cs="Times New Roman"/>
          <w:sz w:val="24"/>
          <w:szCs w:val="24"/>
        </w:rPr>
        <w:t>,</w:t>
      </w:r>
      <w:r w:rsidRPr="00F7035B">
        <w:rPr>
          <w:rFonts w:ascii="Times New Roman" w:hAnsi="Times New Roman" w:cs="Times New Roman"/>
          <w:sz w:val="24"/>
          <w:szCs w:val="24"/>
        </w:rPr>
        <w:t xml:space="preserve"> or ear; choice of site depends on technologist discretion and available sensors. </w:t>
      </w:r>
    </w:p>
    <w:p w14:paraId="34120FB3" w14:textId="77777777" w:rsidR="005E484B" w:rsidRPr="00F7035B" w:rsidRDefault="005E484B" w:rsidP="005E484B">
      <w:pPr>
        <w:pStyle w:val="Body-BodyCopyNoSpacing"/>
        <w:spacing w:before="180"/>
        <w:rPr>
          <w:rFonts w:ascii="Times New Roman" w:hAnsi="Times New Roman" w:cs="Times New Roman"/>
          <w:sz w:val="24"/>
          <w:szCs w:val="24"/>
        </w:rPr>
      </w:pPr>
      <w:r w:rsidRPr="00F7035B">
        <w:rPr>
          <w:rStyle w:val="BoldBlue"/>
          <w:rFonts w:ascii="Times New Roman" w:hAnsi="Times New Roman" w:cs="Times New Roman"/>
          <w:color w:val="auto"/>
          <w:sz w:val="24"/>
          <w:szCs w:val="24"/>
        </w:rPr>
        <w:t>Final preparation:</w:t>
      </w:r>
    </w:p>
    <w:p w14:paraId="33F125A3" w14:textId="77777777" w:rsidR="005E484B" w:rsidRPr="00F7035B" w:rsidRDefault="005E484B" w:rsidP="008B69B9">
      <w:pPr>
        <w:pStyle w:val="Body-BodyCopyNoSpacing"/>
        <w:numPr>
          <w:ilvl w:val="0"/>
          <w:numId w:val="40"/>
        </w:numPr>
        <w:rPr>
          <w:rFonts w:ascii="Times New Roman" w:hAnsi="Times New Roman" w:cs="Times New Roman"/>
          <w:sz w:val="24"/>
          <w:szCs w:val="24"/>
        </w:rPr>
      </w:pPr>
      <w:r w:rsidRPr="00F7035B">
        <w:rPr>
          <w:rFonts w:ascii="Times New Roman" w:hAnsi="Times New Roman" w:cs="Times New Roman"/>
          <w:sz w:val="24"/>
          <w:szCs w:val="24"/>
        </w:rPr>
        <w:t xml:space="preserve">Group sensor wires together and secure. Arrange wires out of reach of the child. </w:t>
      </w:r>
    </w:p>
    <w:p w14:paraId="453DAF5D" w14:textId="77777777" w:rsidR="005E484B" w:rsidRPr="00F7035B" w:rsidRDefault="005E484B" w:rsidP="008B69B9">
      <w:pPr>
        <w:pStyle w:val="Body-BodyCopyNoSpacing"/>
        <w:numPr>
          <w:ilvl w:val="0"/>
          <w:numId w:val="40"/>
        </w:numPr>
        <w:rPr>
          <w:rFonts w:ascii="Times New Roman" w:hAnsi="Times New Roman" w:cs="Times New Roman"/>
          <w:sz w:val="24"/>
          <w:szCs w:val="24"/>
        </w:rPr>
      </w:pPr>
      <w:r w:rsidRPr="00F7035B">
        <w:rPr>
          <w:rFonts w:ascii="Times New Roman" w:hAnsi="Times New Roman" w:cs="Times New Roman"/>
          <w:sz w:val="24"/>
          <w:szCs w:val="24"/>
        </w:rPr>
        <w:t>Confirm patient’s comfort in bed.</w:t>
      </w:r>
    </w:p>
    <w:p w14:paraId="515D4643" w14:textId="27AF844C" w:rsidR="00EA6CB1" w:rsidRPr="00F7035B" w:rsidRDefault="005E484B" w:rsidP="008B69B9">
      <w:pPr>
        <w:pStyle w:val="Body-BodyCopyNoSpacing"/>
        <w:numPr>
          <w:ilvl w:val="0"/>
          <w:numId w:val="40"/>
        </w:numPr>
        <w:rPr>
          <w:rFonts w:ascii="Times New Roman" w:hAnsi="Times New Roman" w:cs="Times New Roman"/>
          <w:sz w:val="24"/>
          <w:szCs w:val="24"/>
        </w:rPr>
      </w:pPr>
      <w:r w:rsidRPr="00F7035B">
        <w:rPr>
          <w:rFonts w:ascii="Times New Roman" w:hAnsi="Times New Roman" w:cs="Times New Roman"/>
          <w:sz w:val="24"/>
          <w:szCs w:val="24"/>
        </w:rPr>
        <w:t xml:space="preserve">If applicable, raise </w:t>
      </w:r>
      <w:r w:rsidR="008B69B9" w:rsidRPr="00F7035B">
        <w:rPr>
          <w:rFonts w:ascii="Times New Roman" w:hAnsi="Times New Roman" w:cs="Times New Roman"/>
          <w:sz w:val="24"/>
          <w:szCs w:val="24"/>
        </w:rPr>
        <w:t>the side</w:t>
      </w:r>
      <w:r w:rsidRPr="00F7035B">
        <w:rPr>
          <w:rFonts w:ascii="Times New Roman" w:hAnsi="Times New Roman" w:cs="Times New Roman"/>
          <w:sz w:val="24"/>
          <w:szCs w:val="24"/>
        </w:rPr>
        <w:t xml:space="preserve"> rails to the up-and-locked position. Document in technologist’s notes.</w:t>
      </w:r>
    </w:p>
    <w:p w14:paraId="64B66A8C" w14:textId="77777777" w:rsidR="005E484B" w:rsidRPr="00F7035B" w:rsidRDefault="005E484B" w:rsidP="008B69B9">
      <w:pPr>
        <w:pStyle w:val="Body-BodyCopyNoSpacing"/>
        <w:numPr>
          <w:ilvl w:val="0"/>
          <w:numId w:val="40"/>
        </w:numPr>
        <w:rPr>
          <w:rFonts w:ascii="Times New Roman" w:hAnsi="Times New Roman" w:cs="Times New Roman"/>
          <w:sz w:val="24"/>
          <w:szCs w:val="24"/>
        </w:rPr>
      </w:pPr>
      <w:r w:rsidRPr="00F7035B">
        <w:rPr>
          <w:rFonts w:ascii="Times New Roman" w:hAnsi="Times New Roman" w:cs="Times New Roman"/>
          <w:sz w:val="24"/>
          <w:szCs w:val="24"/>
        </w:rPr>
        <w:t>Confirm impedances.</w:t>
      </w:r>
    </w:p>
    <w:p w14:paraId="45226C5A" w14:textId="77777777" w:rsidR="005E484B" w:rsidRPr="00F7035B" w:rsidRDefault="005E484B" w:rsidP="008B69B9">
      <w:pPr>
        <w:pStyle w:val="Body-BodyCopyNoSpacing"/>
        <w:numPr>
          <w:ilvl w:val="0"/>
          <w:numId w:val="40"/>
        </w:numPr>
        <w:rPr>
          <w:rFonts w:ascii="Times New Roman" w:hAnsi="Times New Roman" w:cs="Times New Roman"/>
          <w:sz w:val="24"/>
          <w:szCs w:val="24"/>
        </w:rPr>
      </w:pPr>
      <w:r w:rsidRPr="00F7035B">
        <w:rPr>
          <w:rFonts w:ascii="Times New Roman" w:hAnsi="Times New Roman" w:cs="Times New Roman"/>
          <w:sz w:val="24"/>
          <w:szCs w:val="24"/>
        </w:rPr>
        <w:t>Confirm data at polygraph or computer.</w:t>
      </w:r>
    </w:p>
    <w:p w14:paraId="54A39D53" w14:textId="77777777" w:rsidR="005E484B" w:rsidRPr="00F7035B" w:rsidRDefault="005E484B" w:rsidP="005E484B">
      <w:pPr>
        <w:pStyle w:val="Body-BodyCopyNoSpacing"/>
        <w:spacing w:before="180"/>
        <w:rPr>
          <w:rFonts w:ascii="Times New Roman" w:hAnsi="Times New Roman" w:cs="Times New Roman"/>
          <w:sz w:val="24"/>
          <w:szCs w:val="24"/>
        </w:rPr>
      </w:pPr>
      <w:r w:rsidRPr="00F7035B">
        <w:rPr>
          <w:rStyle w:val="BoldBlue"/>
          <w:rFonts w:ascii="Times New Roman" w:hAnsi="Times New Roman" w:cs="Times New Roman"/>
          <w:color w:val="auto"/>
          <w:sz w:val="24"/>
          <w:szCs w:val="24"/>
        </w:rPr>
        <w:t>Collection:</w:t>
      </w:r>
    </w:p>
    <w:p w14:paraId="23D750D2" w14:textId="77777777" w:rsidR="005E484B" w:rsidRPr="00F7035B" w:rsidRDefault="005E484B" w:rsidP="008B69B9">
      <w:pPr>
        <w:pStyle w:val="Body-BodyCopyNoSpacing"/>
        <w:numPr>
          <w:ilvl w:val="0"/>
          <w:numId w:val="41"/>
        </w:numPr>
        <w:rPr>
          <w:rFonts w:ascii="Times New Roman" w:hAnsi="Times New Roman" w:cs="Times New Roman"/>
          <w:sz w:val="24"/>
          <w:szCs w:val="24"/>
        </w:rPr>
      </w:pPr>
      <w:r w:rsidRPr="00F7035B">
        <w:rPr>
          <w:rFonts w:ascii="Times New Roman" w:hAnsi="Times New Roman" w:cs="Times New Roman"/>
          <w:sz w:val="24"/>
          <w:szCs w:val="24"/>
        </w:rPr>
        <w:t>Begin recording at this time and perform patient calibrations.</w:t>
      </w:r>
    </w:p>
    <w:p w14:paraId="16444FB3" w14:textId="77777777" w:rsidR="005E484B" w:rsidRPr="00F7035B" w:rsidRDefault="005E484B" w:rsidP="008B69B9">
      <w:pPr>
        <w:pStyle w:val="Body-BodyCopyNoSpacing"/>
        <w:numPr>
          <w:ilvl w:val="0"/>
          <w:numId w:val="41"/>
        </w:numPr>
        <w:rPr>
          <w:rFonts w:ascii="Times New Roman" w:hAnsi="Times New Roman" w:cs="Times New Roman"/>
          <w:sz w:val="24"/>
          <w:szCs w:val="24"/>
        </w:rPr>
      </w:pPr>
      <w:r w:rsidRPr="00F7035B">
        <w:rPr>
          <w:rFonts w:ascii="Times New Roman" w:hAnsi="Times New Roman" w:cs="Times New Roman"/>
          <w:sz w:val="24"/>
          <w:szCs w:val="24"/>
        </w:rPr>
        <w:t>After completing patient calibrations document “Lights Out.”</w:t>
      </w:r>
    </w:p>
    <w:p w14:paraId="55B23D79" w14:textId="569E156F" w:rsidR="005E484B" w:rsidRPr="00F7035B" w:rsidRDefault="005E484B" w:rsidP="008B69B9">
      <w:pPr>
        <w:pStyle w:val="Body-BodyCopyNoSpacing"/>
        <w:numPr>
          <w:ilvl w:val="0"/>
          <w:numId w:val="41"/>
        </w:numPr>
        <w:rPr>
          <w:rFonts w:ascii="Times New Roman" w:hAnsi="Times New Roman" w:cs="Times New Roman"/>
          <w:sz w:val="24"/>
          <w:szCs w:val="24"/>
        </w:rPr>
      </w:pPr>
      <w:r w:rsidRPr="00F7035B">
        <w:rPr>
          <w:rFonts w:ascii="Times New Roman" w:hAnsi="Times New Roman" w:cs="Times New Roman"/>
          <w:sz w:val="24"/>
          <w:szCs w:val="24"/>
        </w:rPr>
        <w:t>Document all observed actions and reactions</w:t>
      </w:r>
      <w:r w:rsidR="00E870CF" w:rsidRPr="00F7035B">
        <w:rPr>
          <w:rFonts w:ascii="Times New Roman" w:hAnsi="Times New Roman" w:cs="Times New Roman"/>
          <w:sz w:val="24"/>
          <w:szCs w:val="24"/>
        </w:rPr>
        <w:t>, important to include presence of snoring, movements or unusual and/or parasomnia behavior</w:t>
      </w:r>
      <w:r w:rsidR="00877551">
        <w:rPr>
          <w:rFonts w:ascii="Times New Roman" w:hAnsi="Times New Roman" w:cs="Times New Roman"/>
          <w:sz w:val="24"/>
          <w:szCs w:val="24"/>
        </w:rPr>
        <w:t>.</w:t>
      </w:r>
    </w:p>
    <w:p w14:paraId="31ED34AF" w14:textId="1BA7F712" w:rsidR="005E484B" w:rsidRPr="00F7035B" w:rsidRDefault="005E484B" w:rsidP="008B69B9">
      <w:pPr>
        <w:pStyle w:val="Body-BodyCopyNoSpacing"/>
        <w:numPr>
          <w:ilvl w:val="0"/>
          <w:numId w:val="41"/>
        </w:numPr>
        <w:rPr>
          <w:rFonts w:ascii="Times New Roman" w:hAnsi="Times New Roman" w:cs="Times New Roman"/>
          <w:sz w:val="24"/>
          <w:szCs w:val="24"/>
        </w:rPr>
      </w:pPr>
      <w:r w:rsidRPr="00F7035B">
        <w:rPr>
          <w:rFonts w:ascii="Times New Roman" w:hAnsi="Times New Roman" w:cs="Times New Roman"/>
          <w:sz w:val="24"/>
          <w:szCs w:val="24"/>
        </w:rPr>
        <w:t>Correct any artifact</w:t>
      </w:r>
      <w:r w:rsidR="00877551">
        <w:rPr>
          <w:rFonts w:ascii="Times New Roman" w:hAnsi="Times New Roman" w:cs="Times New Roman"/>
          <w:sz w:val="24"/>
          <w:szCs w:val="24"/>
        </w:rPr>
        <w:t>,</w:t>
      </w:r>
      <w:r w:rsidRPr="00F7035B">
        <w:rPr>
          <w:rFonts w:ascii="Times New Roman" w:hAnsi="Times New Roman" w:cs="Times New Roman"/>
          <w:sz w:val="24"/>
          <w:szCs w:val="24"/>
        </w:rPr>
        <w:t xml:space="preserve"> and document it as it occurs during the recording.</w:t>
      </w:r>
    </w:p>
    <w:p w14:paraId="740ADC5C" w14:textId="3C454BD0" w:rsidR="005E484B" w:rsidRPr="00F7035B" w:rsidRDefault="005E484B" w:rsidP="008B69B9">
      <w:pPr>
        <w:pStyle w:val="Body-BodyCopyNoSpacing"/>
        <w:numPr>
          <w:ilvl w:val="0"/>
          <w:numId w:val="41"/>
        </w:numPr>
        <w:rPr>
          <w:rFonts w:ascii="Times New Roman" w:hAnsi="Times New Roman" w:cs="Times New Roman"/>
          <w:sz w:val="24"/>
          <w:szCs w:val="24"/>
        </w:rPr>
      </w:pPr>
      <w:r w:rsidRPr="00F7035B">
        <w:rPr>
          <w:rFonts w:ascii="Times New Roman" w:hAnsi="Times New Roman" w:cs="Times New Roman"/>
          <w:sz w:val="24"/>
          <w:szCs w:val="24"/>
        </w:rPr>
        <w:t xml:space="preserve">Sleep study data should generally be collected for a minimum of </w:t>
      </w:r>
      <w:r w:rsidR="00877551">
        <w:rPr>
          <w:rFonts w:ascii="Times New Roman" w:hAnsi="Times New Roman" w:cs="Times New Roman"/>
          <w:sz w:val="24"/>
          <w:szCs w:val="24"/>
        </w:rPr>
        <w:t>8</w:t>
      </w:r>
      <w:r w:rsidR="00877551" w:rsidRPr="00F7035B">
        <w:rPr>
          <w:rFonts w:ascii="Times New Roman" w:hAnsi="Times New Roman" w:cs="Times New Roman"/>
          <w:sz w:val="24"/>
          <w:szCs w:val="24"/>
        </w:rPr>
        <w:t xml:space="preserve"> </w:t>
      </w:r>
      <w:r w:rsidRPr="00F7035B">
        <w:rPr>
          <w:rFonts w:ascii="Times New Roman" w:hAnsi="Times New Roman" w:cs="Times New Roman"/>
          <w:sz w:val="24"/>
          <w:szCs w:val="24"/>
        </w:rPr>
        <w:t>hours, if indicated.</w:t>
      </w:r>
    </w:p>
    <w:p w14:paraId="5FB4BDDD" w14:textId="77777777" w:rsidR="005E484B" w:rsidRPr="00F7035B" w:rsidRDefault="005E484B" w:rsidP="005E484B">
      <w:pPr>
        <w:pStyle w:val="Body-BodyCopyNoSpacing"/>
        <w:spacing w:before="180"/>
        <w:rPr>
          <w:rFonts w:ascii="Times New Roman" w:hAnsi="Times New Roman" w:cs="Times New Roman"/>
          <w:sz w:val="24"/>
          <w:szCs w:val="24"/>
        </w:rPr>
      </w:pPr>
      <w:r w:rsidRPr="00F7035B">
        <w:rPr>
          <w:rStyle w:val="BoldBlue"/>
          <w:rFonts w:ascii="Times New Roman" w:hAnsi="Times New Roman" w:cs="Times New Roman"/>
          <w:color w:val="auto"/>
          <w:sz w:val="24"/>
          <w:szCs w:val="24"/>
        </w:rPr>
        <w:t>End of sleep study:</w:t>
      </w:r>
    </w:p>
    <w:p w14:paraId="33E4BEA6" w14:textId="77777777" w:rsidR="005E484B" w:rsidRPr="00F7035B" w:rsidRDefault="005E484B" w:rsidP="008B69B9">
      <w:pPr>
        <w:pStyle w:val="Body-BodyCopyNoSpacing"/>
        <w:numPr>
          <w:ilvl w:val="0"/>
          <w:numId w:val="42"/>
        </w:numPr>
        <w:rPr>
          <w:rFonts w:ascii="Times New Roman" w:hAnsi="Times New Roman" w:cs="Times New Roman"/>
          <w:sz w:val="24"/>
          <w:szCs w:val="24"/>
        </w:rPr>
      </w:pPr>
      <w:r w:rsidRPr="00F7035B">
        <w:rPr>
          <w:rFonts w:ascii="Times New Roman" w:hAnsi="Times New Roman" w:cs="Times New Roman"/>
          <w:sz w:val="24"/>
          <w:szCs w:val="24"/>
        </w:rPr>
        <w:t>At the end of the polysomnogram, gently awaken patient and document “Lights On.”</w:t>
      </w:r>
    </w:p>
    <w:p w14:paraId="6972A757" w14:textId="77777777" w:rsidR="005E484B" w:rsidRPr="00F7035B" w:rsidRDefault="005E484B" w:rsidP="008B69B9">
      <w:pPr>
        <w:pStyle w:val="Body-BodyCopyNoSpacing"/>
        <w:numPr>
          <w:ilvl w:val="0"/>
          <w:numId w:val="42"/>
        </w:numPr>
        <w:rPr>
          <w:rFonts w:ascii="Times New Roman" w:hAnsi="Times New Roman" w:cs="Times New Roman"/>
          <w:sz w:val="24"/>
          <w:szCs w:val="24"/>
        </w:rPr>
      </w:pPr>
      <w:r w:rsidRPr="00F7035B">
        <w:rPr>
          <w:rFonts w:ascii="Times New Roman" w:hAnsi="Times New Roman" w:cs="Times New Roman"/>
          <w:sz w:val="24"/>
          <w:szCs w:val="24"/>
        </w:rPr>
        <w:t xml:space="preserve">End recording and if necessary exit from computer program. </w:t>
      </w:r>
    </w:p>
    <w:p w14:paraId="6E8AA7EB" w14:textId="4553D96A" w:rsidR="005E484B" w:rsidRPr="00F7035B" w:rsidRDefault="005E484B" w:rsidP="008B69B9">
      <w:pPr>
        <w:pStyle w:val="Body-BodyCopyNoSpacing"/>
        <w:numPr>
          <w:ilvl w:val="0"/>
          <w:numId w:val="42"/>
        </w:numPr>
        <w:rPr>
          <w:rFonts w:ascii="Times New Roman" w:hAnsi="Times New Roman" w:cs="Times New Roman"/>
          <w:sz w:val="24"/>
          <w:szCs w:val="24"/>
        </w:rPr>
      </w:pPr>
      <w:r w:rsidRPr="00F7035B">
        <w:rPr>
          <w:rFonts w:ascii="Times New Roman" w:hAnsi="Times New Roman" w:cs="Times New Roman"/>
          <w:sz w:val="24"/>
          <w:szCs w:val="24"/>
        </w:rPr>
        <w:t xml:space="preserve">Gently remove all sensors from </w:t>
      </w:r>
      <w:r w:rsidR="008B69B9" w:rsidRPr="00F7035B">
        <w:rPr>
          <w:rFonts w:ascii="Times New Roman" w:hAnsi="Times New Roman" w:cs="Times New Roman"/>
          <w:sz w:val="24"/>
          <w:szCs w:val="24"/>
        </w:rPr>
        <w:t>the patient</w:t>
      </w:r>
      <w:r w:rsidRPr="00F7035B">
        <w:rPr>
          <w:rFonts w:ascii="Times New Roman" w:hAnsi="Times New Roman" w:cs="Times New Roman"/>
          <w:sz w:val="24"/>
          <w:szCs w:val="24"/>
        </w:rPr>
        <w:t>. Take care to avoid irritation of patient’s sensitive skin.</w:t>
      </w:r>
    </w:p>
    <w:p w14:paraId="5858D11D" w14:textId="77777777" w:rsidR="005E484B" w:rsidRPr="00F7035B" w:rsidRDefault="005E484B" w:rsidP="008B69B9">
      <w:pPr>
        <w:pStyle w:val="Body-BodyCopyNoSpacing"/>
        <w:numPr>
          <w:ilvl w:val="0"/>
          <w:numId w:val="42"/>
        </w:numPr>
        <w:rPr>
          <w:rFonts w:ascii="Times New Roman" w:hAnsi="Times New Roman" w:cs="Times New Roman"/>
          <w:sz w:val="24"/>
          <w:szCs w:val="24"/>
        </w:rPr>
      </w:pPr>
      <w:r w:rsidRPr="00F7035B">
        <w:rPr>
          <w:rFonts w:ascii="Times New Roman" w:hAnsi="Times New Roman" w:cs="Times New Roman"/>
          <w:sz w:val="24"/>
          <w:szCs w:val="24"/>
        </w:rPr>
        <w:t>Carefully and diligently soak each electrode site with warm water until the electrode gently lifts away from the patient’s skin.</w:t>
      </w:r>
    </w:p>
    <w:p w14:paraId="625B315B" w14:textId="497A50EA" w:rsidR="005E484B" w:rsidRPr="00F7035B" w:rsidRDefault="00E5603C" w:rsidP="008B69B9">
      <w:pPr>
        <w:pStyle w:val="Body-BodyCopyNoSpacing"/>
        <w:numPr>
          <w:ilvl w:val="0"/>
          <w:numId w:val="42"/>
        </w:numPr>
        <w:rPr>
          <w:rFonts w:ascii="Times New Roman" w:hAnsi="Times New Roman" w:cs="Times New Roman"/>
          <w:sz w:val="24"/>
          <w:szCs w:val="24"/>
        </w:rPr>
      </w:pPr>
      <w:r>
        <w:rPr>
          <w:rFonts w:ascii="Times New Roman" w:hAnsi="Times New Roman" w:cs="Times New Roman"/>
          <w:sz w:val="24"/>
          <w:szCs w:val="24"/>
        </w:rPr>
        <w:t>Ensure</w:t>
      </w:r>
      <w:r w:rsidRPr="00F7035B">
        <w:rPr>
          <w:rFonts w:ascii="Times New Roman" w:hAnsi="Times New Roman" w:cs="Times New Roman"/>
          <w:sz w:val="24"/>
          <w:szCs w:val="24"/>
        </w:rPr>
        <w:t xml:space="preserve"> </w:t>
      </w:r>
      <w:r w:rsidR="005E484B" w:rsidRPr="00F7035B">
        <w:rPr>
          <w:rFonts w:ascii="Times New Roman" w:hAnsi="Times New Roman" w:cs="Times New Roman"/>
          <w:sz w:val="24"/>
          <w:szCs w:val="24"/>
        </w:rPr>
        <w:t xml:space="preserve">that all paste residue has been removed by using a fine-toothed comb through the hair after all electrodes have been removed. </w:t>
      </w:r>
    </w:p>
    <w:p w14:paraId="5F815882" w14:textId="49793662" w:rsidR="005E484B" w:rsidRPr="00F7035B" w:rsidRDefault="005E484B" w:rsidP="008B69B9">
      <w:pPr>
        <w:pStyle w:val="Body-BodyCopyNoSpacing"/>
        <w:numPr>
          <w:ilvl w:val="0"/>
          <w:numId w:val="42"/>
        </w:numPr>
        <w:rPr>
          <w:rFonts w:ascii="Times New Roman" w:hAnsi="Times New Roman" w:cs="Times New Roman"/>
          <w:sz w:val="24"/>
          <w:szCs w:val="24"/>
        </w:rPr>
      </w:pPr>
      <w:r w:rsidRPr="00F7035B">
        <w:rPr>
          <w:rFonts w:ascii="Times New Roman" w:hAnsi="Times New Roman" w:cs="Times New Roman"/>
          <w:sz w:val="24"/>
          <w:szCs w:val="24"/>
        </w:rPr>
        <w:t xml:space="preserve">When </w:t>
      </w:r>
      <w:r w:rsidR="008B69B9" w:rsidRPr="00F7035B">
        <w:rPr>
          <w:rFonts w:ascii="Times New Roman" w:hAnsi="Times New Roman" w:cs="Times New Roman"/>
          <w:sz w:val="24"/>
          <w:szCs w:val="24"/>
        </w:rPr>
        <w:t>the parent</w:t>
      </w:r>
      <w:r w:rsidRPr="00F7035B">
        <w:rPr>
          <w:rFonts w:ascii="Times New Roman" w:hAnsi="Times New Roman" w:cs="Times New Roman"/>
          <w:sz w:val="24"/>
          <w:szCs w:val="24"/>
        </w:rPr>
        <w:t xml:space="preserve"> (caretaker) and patient are ready to leave, escort family to sleep </w:t>
      </w:r>
      <w:r w:rsidR="4CA81AAF" w:rsidRPr="00F7035B">
        <w:rPr>
          <w:rFonts w:ascii="Times New Roman" w:hAnsi="Times New Roman" w:cs="Times New Roman"/>
          <w:sz w:val="24"/>
          <w:szCs w:val="24"/>
        </w:rPr>
        <w:t>lab</w:t>
      </w:r>
      <w:r w:rsidRPr="00F7035B">
        <w:rPr>
          <w:rFonts w:ascii="Times New Roman" w:hAnsi="Times New Roman" w:cs="Times New Roman"/>
          <w:sz w:val="24"/>
          <w:szCs w:val="24"/>
        </w:rPr>
        <w:t xml:space="preserve"> exit and document all observations and actions. </w:t>
      </w:r>
    </w:p>
    <w:p w14:paraId="002D5503" w14:textId="77777777" w:rsidR="005E484B" w:rsidRPr="00F7035B" w:rsidRDefault="005E484B" w:rsidP="005E484B">
      <w:pPr>
        <w:pStyle w:val="Body-BodyCopyNoSpacing"/>
        <w:spacing w:before="180"/>
        <w:rPr>
          <w:rFonts w:ascii="Times New Roman" w:hAnsi="Times New Roman" w:cs="Times New Roman"/>
          <w:sz w:val="24"/>
          <w:szCs w:val="24"/>
        </w:rPr>
      </w:pPr>
      <w:r w:rsidRPr="00F7035B">
        <w:rPr>
          <w:rStyle w:val="BoldBlue"/>
          <w:rFonts w:ascii="Times New Roman" w:hAnsi="Times New Roman" w:cs="Times New Roman"/>
          <w:color w:val="auto"/>
          <w:sz w:val="24"/>
          <w:szCs w:val="24"/>
        </w:rPr>
        <w:t>After the polysomnogram:</w:t>
      </w:r>
    </w:p>
    <w:p w14:paraId="66230923" w14:textId="77777777" w:rsidR="005E484B" w:rsidRPr="00F7035B" w:rsidRDefault="005E484B" w:rsidP="008B69B9">
      <w:pPr>
        <w:pStyle w:val="Body-BodyCopyNoSpacing"/>
        <w:numPr>
          <w:ilvl w:val="0"/>
          <w:numId w:val="43"/>
        </w:numPr>
        <w:rPr>
          <w:rFonts w:ascii="Times New Roman" w:hAnsi="Times New Roman" w:cs="Times New Roman"/>
          <w:sz w:val="24"/>
          <w:szCs w:val="24"/>
        </w:rPr>
      </w:pPr>
      <w:r w:rsidRPr="00F7035B">
        <w:rPr>
          <w:rFonts w:ascii="Times New Roman" w:hAnsi="Times New Roman" w:cs="Times New Roman"/>
          <w:sz w:val="24"/>
          <w:szCs w:val="24"/>
        </w:rPr>
        <w:t xml:space="preserve">Carefully sort wires and group them together by lengths and application sites. </w:t>
      </w:r>
    </w:p>
    <w:p w14:paraId="692274A2" w14:textId="763A8C77" w:rsidR="005E484B" w:rsidRPr="00F7035B" w:rsidRDefault="005E484B" w:rsidP="008B69B9">
      <w:pPr>
        <w:pStyle w:val="Body-BodyCopyNoSpacing"/>
        <w:numPr>
          <w:ilvl w:val="0"/>
          <w:numId w:val="43"/>
        </w:numPr>
        <w:rPr>
          <w:rFonts w:ascii="Times New Roman" w:hAnsi="Times New Roman" w:cs="Times New Roman"/>
          <w:sz w:val="24"/>
          <w:szCs w:val="24"/>
        </w:rPr>
      </w:pPr>
      <w:r w:rsidRPr="00F7035B">
        <w:rPr>
          <w:rFonts w:ascii="Times New Roman" w:hAnsi="Times New Roman" w:cs="Times New Roman"/>
          <w:sz w:val="24"/>
          <w:szCs w:val="24"/>
        </w:rPr>
        <w:t xml:space="preserve">Remove any remaining tape, wash electrodes with soap and water, rinse and allow to soak in sodium hypochlorite solution for a minimum of 10 minutes. Rinse well and </w:t>
      </w:r>
      <w:r w:rsidR="008B69B9" w:rsidRPr="00F7035B">
        <w:rPr>
          <w:rFonts w:ascii="Times New Roman" w:hAnsi="Times New Roman" w:cs="Times New Roman"/>
          <w:sz w:val="24"/>
          <w:szCs w:val="24"/>
        </w:rPr>
        <w:t>allow it</w:t>
      </w:r>
      <w:r w:rsidRPr="00F7035B">
        <w:rPr>
          <w:rFonts w:ascii="Times New Roman" w:hAnsi="Times New Roman" w:cs="Times New Roman"/>
          <w:sz w:val="24"/>
          <w:szCs w:val="24"/>
        </w:rPr>
        <w:t xml:space="preserve"> to dry. </w:t>
      </w:r>
    </w:p>
    <w:p w14:paraId="69E148CF" w14:textId="3F2BAD89" w:rsidR="005E484B" w:rsidRPr="00F7035B" w:rsidRDefault="005E484B" w:rsidP="008B69B9">
      <w:pPr>
        <w:pStyle w:val="Body-BodyCopyNoSpacing"/>
        <w:numPr>
          <w:ilvl w:val="0"/>
          <w:numId w:val="43"/>
        </w:numPr>
        <w:rPr>
          <w:rFonts w:ascii="Times New Roman" w:hAnsi="Times New Roman" w:cs="Times New Roman"/>
          <w:sz w:val="24"/>
          <w:szCs w:val="24"/>
        </w:rPr>
      </w:pPr>
      <w:r w:rsidRPr="00F7035B">
        <w:rPr>
          <w:rFonts w:ascii="Times New Roman" w:hAnsi="Times New Roman" w:cs="Times New Roman"/>
          <w:sz w:val="24"/>
          <w:szCs w:val="24"/>
        </w:rPr>
        <w:t xml:space="preserve">Inspect wires at this time to </w:t>
      </w:r>
      <w:r w:rsidR="008B69B9" w:rsidRPr="00F7035B">
        <w:rPr>
          <w:rFonts w:ascii="Times New Roman" w:hAnsi="Times New Roman" w:cs="Times New Roman"/>
          <w:sz w:val="24"/>
          <w:szCs w:val="24"/>
        </w:rPr>
        <w:t>ensure</w:t>
      </w:r>
      <w:r w:rsidRPr="00F7035B">
        <w:rPr>
          <w:rFonts w:ascii="Times New Roman" w:hAnsi="Times New Roman" w:cs="Times New Roman"/>
          <w:sz w:val="24"/>
          <w:szCs w:val="24"/>
        </w:rPr>
        <w:t xml:space="preserve"> their integrity. </w:t>
      </w:r>
    </w:p>
    <w:p w14:paraId="02B324DD" w14:textId="77777777" w:rsidR="005E484B" w:rsidRPr="00F7035B" w:rsidRDefault="005E484B" w:rsidP="008B69B9">
      <w:pPr>
        <w:pStyle w:val="Body-BodyCopyNoSpacing"/>
        <w:numPr>
          <w:ilvl w:val="0"/>
          <w:numId w:val="43"/>
        </w:numPr>
        <w:rPr>
          <w:rFonts w:ascii="Times New Roman" w:hAnsi="Times New Roman" w:cs="Times New Roman"/>
          <w:sz w:val="24"/>
          <w:szCs w:val="24"/>
        </w:rPr>
      </w:pPr>
      <w:r w:rsidRPr="00F7035B">
        <w:rPr>
          <w:rFonts w:ascii="Times New Roman" w:hAnsi="Times New Roman" w:cs="Times New Roman"/>
          <w:sz w:val="24"/>
          <w:szCs w:val="24"/>
        </w:rPr>
        <w:t>Return any equipment and all cleaned and disinfected wires to their storage area for future use.</w:t>
      </w:r>
    </w:p>
    <w:p w14:paraId="2D99E8D6" w14:textId="77777777" w:rsidR="005E484B" w:rsidRPr="00F7035B" w:rsidRDefault="005E484B" w:rsidP="005E484B">
      <w:pPr>
        <w:pStyle w:val="Body-BodyCopyNoSpacing"/>
        <w:spacing w:before="180"/>
        <w:rPr>
          <w:rFonts w:ascii="Times New Roman" w:hAnsi="Times New Roman" w:cs="Times New Roman"/>
          <w:sz w:val="24"/>
          <w:szCs w:val="24"/>
        </w:rPr>
      </w:pPr>
      <w:r w:rsidRPr="00F7035B">
        <w:rPr>
          <w:rStyle w:val="BoldBlue"/>
          <w:rFonts w:ascii="Times New Roman" w:hAnsi="Times New Roman" w:cs="Times New Roman"/>
          <w:color w:val="auto"/>
          <w:sz w:val="24"/>
          <w:szCs w:val="24"/>
        </w:rPr>
        <w:t>General cleanup checklist:</w:t>
      </w:r>
    </w:p>
    <w:p w14:paraId="04861637" w14:textId="77777777" w:rsidR="005E484B" w:rsidRPr="00F7035B" w:rsidRDefault="005E484B" w:rsidP="008B69B9">
      <w:pPr>
        <w:pStyle w:val="Body-BodyCopyNoSpacing"/>
        <w:numPr>
          <w:ilvl w:val="0"/>
          <w:numId w:val="44"/>
        </w:numPr>
        <w:rPr>
          <w:rFonts w:ascii="Times New Roman" w:hAnsi="Times New Roman" w:cs="Times New Roman"/>
          <w:sz w:val="24"/>
          <w:szCs w:val="24"/>
        </w:rPr>
      </w:pPr>
      <w:r w:rsidRPr="00F7035B">
        <w:rPr>
          <w:rFonts w:ascii="Times New Roman" w:hAnsi="Times New Roman" w:cs="Times New Roman"/>
          <w:sz w:val="24"/>
          <w:szCs w:val="24"/>
        </w:rPr>
        <w:t>Discard all used tape, collars, gauze, etc.</w:t>
      </w:r>
    </w:p>
    <w:p w14:paraId="270EF680" w14:textId="77777777" w:rsidR="005E484B" w:rsidRPr="00F7035B" w:rsidRDefault="005E484B" w:rsidP="008B69B9">
      <w:pPr>
        <w:pStyle w:val="Body-BodyCopyNoSpacing"/>
        <w:numPr>
          <w:ilvl w:val="0"/>
          <w:numId w:val="44"/>
        </w:numPr>
        <w:rPr>
          <w:rFonts w:ascii="Times New Roman" w:hAnsi="Times New Roman" w:cs="Times New Roman"/>
          <w:sz w:val="24"/>
          <w:szCs w:val="24"/>
        </w:rPr>
      </w:pPr>
      <w:r w:rsidRPr="00F7035B">
        <w:rPr>
          <w:rFonts w:ascii="Times New Roman" w:hAnsi="Times New Roman" w:cs="Times New Roman"/>
          <w:sz w:val="24"/>
          <w:szCs w:val="24"/>
        </w:rPr>
        <w:t>Clean and disinfect thermocouples/thermistors, if not disposable.</w:t>
      </w:r>
    </w:p>
    <w:p w14:paraId="04136106" w14:textId="77777777" w:rsidR="005E484B" w:rsidRPr="00F7035B" w:rsidRDefault="005E484B" w:rsidP="008B69B9">
      <w:pPr>
        <w:pStyle w:val="Body-BodyCopyNoSpacing"/>
        <w:numPr>
          <w:ilvl w:val="0"/>
          <w:numId w:val="44"/>
        </w:numPr>
        <w:rPr>
          <w:rFonts w:ascii="Times New Roman" w:hAnsi="Times New Roman" w:cs="Times New Roman"/>
          <w:sz w:val="24"/>
          <w:szCs w:val="24"/>
        </w:rPr>
      </w:pPr>
      <w:r w:rsidRPr="00F7035B">
        <w:rPr>
          <w:rFonts w:ascii="Times New Roman" w:hAnsi="Times New Roman" w:cs="Times New Roman"/>
          <w:sz w:val="24"/>
          <w:szCs w:val="24"/>
        </w:rPr>
        <w:t>Return patient-preparation kit to appropriate area.</w:t>
      </w:r>
    </w:p>
    <w:p w14:paraId="767DD275" w14:textId="77777777" w:rsidR="005E484B" w:rsidRPr="00F7035B" w:rsidRDefault="005E484B" w:rsidP="008B69B9">
      <w:pPr>
        <w:pStyle w:val="Body-BodyCopyNoSpacing"/>
        <w:numPr>
          <w:ilvl w:val="0"/>
          <w:numId w:val="44"/>
        </w:numPr>
        <w:rPr>
          <w:rFonts w:ascii="Times New Roman" w:hAnsi="Times New Roman" w:cs="Times New Roman"/>
          <w:sz w:val="24"/>
          <w:szCs w:val="24"/>
        </w:rPr>
      </w:pPr>
      <w:r w:rsidRPr="00F7035B">
        <w:rPr>
          <w:rFonts w:ascii="Times New Roman" w:hAnsi="Times New Roman" w:cs="Times New Roman"/>
          <w:sz w:val="24"/>
          <w:szCs w:val="24"/>
        </w:rPr>
        <w:t>Stock patient-preparation kit as needed.</w:t>
      </w:r>
    </w:p>
    <w:p w14:paraId="53FFC3F2" w14:textId="77777777" w:rsidR="005E484B" w:rsidRPr="00F7035B" w:rsidRDefault="005E484B" w:rsidP="008B69B9">
      <w:pPr>
        <w:pStyle w:val="Body-BodyCopyNoSpacing"/>
        <w:numPr>
          <w:ilvl w:val="0"/>
          <w:numId w:val="44"/>
        </w:numPr>
        <w:rPr>
          <w:rFonts w:ascii="Times New Roman" w:hAnsi="Times New Roman" w:cs="Times New Roman"/>
          <w:sz w:val="24"/>
          <w:szCs w:val="24"/>
        </w:rPr>
      </w:pPr>
      <w:r w:rsidRPr="00F7035B">
        <w:rPr>
          <w:rFonts w:ascii="Times New Roman" w:hAnsi="Times New Roman" w:cs="Times New Roman"/>
          <w:sz w:val="24"/>
          <w:szCs w:val="24"/>
        </w:rPr>
        <w:lastRenderedPageBreak/>
        <w:t xml:space="preserve">If CPAP and/or oxygen equipment was used, remove and empty humidifier, connecting tubing, nasal cannula, patient bore tubing and any other equipment and place in designated “dirty equipment area” for cleaning and disinfecting. </w:t>
      </w:r>
    </w:p>
    <w:p w14:paraId="160CF50E" w14:textId="77777777" w:rsidR="005E484B" w:rsidRPr="00F7035B" w:rsidRDefault="005E484B" w:rsidP="008B69B9">
      <w:pPr>
        <w:pStyle w:val="Body-BodyCopyNoSpacing"/>
        <w:numPr>
          <w:ilvl w:val="0"/>
          <w:numId w:val="44"/>
        </w:numPr>
        <w:rPr>
          <w:rFonts w:ascii="Times New Roman" w:hAnsi="Times New Roman" w:cs="Times New Roman"/>
          <w:sz w:val="24"/>
          <w:szCs w:val="24"/>
        </w:rPr>
      </w:pPr>
      <w:r w:rsidRPr="00F7035B">
        <w:rPr>
          <w:rFonts w:ascii="Times New Roman" w:hAnsi="Times New Roman" w:cs="Times New Roman"/>
          <w:sz w:val="24"/>
          <w:szCs w:val="24"/>
        </w:rPr>
        <w:t>Discard disposable equipment such as the nasal cannula or disposable oximeter probe.</w:t>
      </w:r>
    </w:p>
    <w:p w14:paraId="0A21E145" w14:textId="77777777" w:rsidR="005E484B" w:rsidRPr="00F7035B" w:rsidRDefault="005E484B" w:rsidP="008B69B9">
      <w:pPr>
        <w:pStyle w:val="Body-BodyCopyNoSpacing"/>
        <w:numPr>
          <w:ilvl w:val="0"/>
          <w:numId w:val="44"/>
        </w:numPr>
        <w:rPr>
          <w:rFonts w:ascii="Times New Roman" w:hAnsi="Times New Roman" w:cs="Times New Roman"/>
          <w:sz w:val="24"/>
          <w:szCs w:val="24"/>
        </w:rPr>
      </w:pPr>
      <w:r w:rsidRPr="00F7035B">
        <w:rPr>
          <w:rFonts w:ascii="Times New Roman" w:hAnsi="Times New Roman" w:cs="Times New Roman"/>
          <w:sz w:val="24"/>
          <w:szCs w:val="24"/>
        </w:rPr>
        <w:t>Remove any lint from CPAP equipment filter.</w:t>
      </w:r>
    </w:p>
    <w:p w14:paraId="50CBDCF9" w14:textId="77777777" w:rsidR="005E484B" w:rsidRPr="00F7035B" w:rsidRDefault="005E484B" w:rsidP="008B69B9">
      <w:pPr>
        <w:pStyle w:val="Body-BodyCopyNoSpacing"/>
        <w:numPr>
          <w:ilvl w:val="0"/>
          <w:numId w:val="44"/>
        </w:numPr>
        <w:rPr>
          <w:rFonts w:ascii="Times New Roman" w:hAnsi="Times New Roman" w:cs="Times New Roman"/>
          <w:sz w:val="24"/>
          <w:szCs w:val="24"/>
        </w:rPr>
      </w:pPr>
      <w:r w:rsidRPr="00F7035B">
        <w:rPr>
          <w:rFonts w:ascii="Times New Roman" w:hAnsi="Times New Roman" w:cs="Times New Roman"/>
          <w:sz w:val="24"/>
          <w:szCs w:val="24"/>
        </w:rPr>
        <w:t>Remove used linen and place in appropriate dirty linen container.</w:t>
      </w:r>
    </w:p>
    <w:p w14:paraId="37E90C2E" w14:textId="77777777" w:rsidR="005E484B" w:rsidRPr="00F7035B" w:rsidRDefault="005E484B" w:rsidP="008B69B9">
      <w:pPr>
        <w:pStyle w:val="Body-BodyCopyNoSpacing"/>
        <w:numPr>
          <w:ilvl w:val="0"/>
          <w:numId w:val="44"/>
        </w:numPr>
        <w:rPr>
          <w:rFonts w:ascii="Times New Roman" w:hAnsi="Times New Roman" w:cs="Times New Roman"/>
          <w:sz w:val="24"/>
          <w:szCs w:val="24"/>
        </w:rPr>
      </w:pPr>
      <w:r w:rsidRPr="00F7035B">
        <w:rPr>
          <w:rFonts w:ascii="Times New Roman" w:hAnsi="Times New Roman" w:cs="Times New Roman"/>
          <w:sz w:val="24"/>
          <w:szCs w:val="24"/>
        </w:rPr>
        <w:t>Leave patient suites in clean and orderly condition.</w:t>
      </w:r>
    </w:p>
    <w:p w14:paraId="028524BF" w14:textId="77777777" w:rsidR="005E484B" w:rsidRPr="00F7035B" w:rsidRDefault="005E484B" w:rsidP="005E484B">
      <w:pPr>
        <w:pStyle w:val="Body-BodyCopyNoSpacing"/>
        <w:spacing w:before="180"/>
        <w:rPr>
          <w:rFonts w:ascii="Times New Roman" w:hAnsi="Times New Roman" w:cs="Times New Roman"/>
          <w:sz w:val="24"/>
          <w:szCs w:val="24"/>
        </w:rPr>
      </w:pPr>
      <w:r w:rsidRPr="00F7035B">
        <w:rPr>
          <w:rStyle w:val="BoldBlue"/>
          <w:rFonts w:ascii="Times New Roman" w:hAnsi="Times New Roman" w:cs="Times New Roman"/>
          <w:color w:val="auto"/>
          <w:sz w:val="24"/>
          <w:szCs w:val="24"/>
        </w:rPr>
        <w:t>Scoring the polysomnogram:</w:t>
      </w:r>
    </w:p>
    <w:p w14:paraId="48DF534E" w14:textId="77777777" w:rsidR="005E484B" w:rsidRPr="00F7035B" w:rsidRDefault="005E484B" w:rsidP="008B69B9">
      <w:pPr>
        <w:pStyle w:val="Body-BodyCopyNoSpacing"/>
        <w:numPr>
          <w:ilvl w:val="0"/>
          <w:numId w:val="45"/>
        </w:numPr>
        <w:rPr>
          <w:rFonts w:ascii="Times New Roman" w:hAnsi="Times New Roman" w:cs="Times New Roman"/>
          <w:sz w:val="24"/>
          <w:szCs w:val="24"/>
        </w:rPr>
      </w:pPr>
      <w:r w:rsidRPr="00F7035B">
        <w:rPr>
          <w:rFonts w:ascii="Times New Roman" w:hAnsi="Times New Roman" w:cs="Times New Roman"/>
          <w:sz w:val="24"/>
          <w:szCs w:val="24"/>
        </w:rPr>
        <w:t xml:space="preserve">Sleep-stage scoring is based on the most current version of the </w:t>
      </w:r>
      <w:r w:rsidRPr="00F7035B">
        <w:rPr>
          <w:rStyle w:val="Italic"/>
          <w:rFonts w:ascii="Times New Roman" w:hAnsi="Times New Roman" w:cs="Times New Roman"/>
          <w:sz w:val="24"/>
          <w:szCs w:val="24"/>
        </w:rPr>
        <w:t>AASM Scoring Manual</w:t>
      </w:r>
      <w:r w:rsidRPr="00F7035B">
        <w:rPr>
          <w:rFonts w:ascii="Times New Roman" w:hAnsi="Times New Roman" w:cs="Times New Roman"/>
          <w:sz w:val="24"/>
          <w:szCs w:val="24"/>
        </w:rPr>
        <w:t>, if age appropriate.</w:t>
      </w:r>
    </w:p>
    <w:p w14:paraId="44535E21" w14:textId="629DB570" w:rsidR="00034589" w:rsidRPr="00F7035B" w:rsidRDefault="00034589" w:rsidP="005E484B">
      <w:pPr>
        <w:pStyle w:val="Body-BodyCopy"/>
        <w:rPr>
          <w:rFonts w:ascii="Times New Roman" w:hAnsi="Times New Roman" w:cs="Times New Roman"/>
          <w:sz w:val="24"/>
          <w:szCs w:val="24"/>
        </w:rPr>
      </w:pPr>
    </w:p>
    <w:sectPr w:rsidR="00034589" w:rsidRPr="00F7035B" w:rsidSect="008B69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75D5"/>
    <w:multiLevelType w:val="multilevel"/>
    <w:tmpl w:val="699299A4"/>
    <w:lvl w:ilvl="0">
      <w:numFmt w:val="decimal"/>
      <w:lvlText w:val=""/>
      <w:lvlJc w:val="left"/>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1A4710"/>
    <w:multiLevelType w:val="multilevel"/>
    <w:tmpl w:val="F5A41EEE"/>
    <w:lvl w:ilvl="0">
      <w:start w:val="1"/>
      <w:numFmt w:val="decimal"/>
      <w:lvlText w:val="%1."/>
      <w:lvlJc w:val="left"/>
      <w:pPr>
        <w:tabs>
          <w:tab w:val="num" w:pos="0"/>
        </w:tabs>
        <w:ind w:left="540" w:right="0" w:hanging="540"/>
      </w:pPr>
    </w:lvl>
    <w:lvl w:ilvl="1">
      <w:start w:val="1"/>
      <w:numFmt w:val="decimal"/>
      <w:lvlText w:val="%1."/>
      <w:lvlJc w:val="left"/>
      <w:pPr>
        <w:tabs>
          <w:tab w:val="num" w:pos="0"/>
        </w:tabs>
        <w:ind w:left="1080" w:right="0" w:hanging="540"/>
      </w:pPr>
    </w:lvl>
    <w:lvl w:ilvl="2">
      <w:start w:val="1"/>
      <w:numFmt w:val="decimal"/>
      <w:lvlText w:val="%1.%2.%3"/>
      <w:lvlJc w:val="left"/>
      <w:pPr>
        <w:tabs>
          <w:tab w:val="num" w:pos="0"/>
        </w:tabs>
        <w:ind w:left="1800" w:right="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014F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5419C5"/>
    <w:multiLevelType w:val="singleLevel"/>
    <w:tmpl w:val="7AD01D60"/>
    <w:lvl w:ilvl="0">
      <w:start w:val="1"/>
      <w:numFmt w:val="decimal"/>
      <w:lvlText w:val="%1."/>
      <w:lvlJc w:val="left"/>
      <w:pPr>
        <w:tabs>
          <w:tab w:val="num" w:pos="0"/>
        </w:tabs>
        <w:ind w:left="540" w:right="0" w:hanging="540"/>
      </w:pPr>
    </w:lvl>
  </w:abstractNum>
  <w:abstractNum w:abstractNumId="4" w15:restartNumberingAfterBreak="0">
    <w:nsid w:val="0E4F1033"/>
    <w:multiLevelType w:val="multilevel"/>
    <w:tmpl w:val="3F448824"/>
    <w:lvl w:ilvl="0">
      <w:numFmt w:val="decimal"/>
      <w:lvlText w:val=""/>
      <w:lvlJc w:val="left"/>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2D1FB8"/>
    <w:multiLevelType w:val="hybridMultilevel"/>
    <w:tmpl w:val="F75E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753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014537"/>
    <w:multiLevelType w:val="multilevel"/>
    <w:tmpl w:val="09E4B98E"/>
    <w:lvl w:ilvl="0">
      <w:start w:val="1"/>
      <w:numFmt w:val="decimal"/>
      <w:lvlText w:val="%1."/>
      <w:lvlJc w:val="left"/>
      <w:pPr>
        <w:tabs>
          <w:tab w:val="num" w:pos="0"/>
        </w:tabs>
        <w:ind w:left="540" w:right="0" w:hanging="540"/>
      </w:pPr>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91327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735460"/>
    <w:multiLevelType w:val="hybridMultilevel"/>
    <w:tmpl w:val="57D0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BF1FA3"/>
    <w:multiLevelType w:val="multilevel"/>
    <w:tmpl w:val="D7F0999C"/>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1D3A5EDC"/>
    <w:multiLevelType w:val="multilevel"/>
    <w:tmpl w:val="D19AA206"/>
    <w:lvl w:ilvl="0">
      <w:start w:val="2"/>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2" w15:restartNumberingAfterBreak="0">
    <w:nsid w:val="203539D2"/>
    <w:multiLevelType w:val="multilevel"/>
    <w:tmpl w:val="D0D27FAE"/>
    <w:lvl w:ilvl="0">
      <w:start w:val="3"/>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3" w15:restartNumberingAfterBreak="0">
    <w:nsid w:val="23E257CD"/>
    <w:multiLevelType w:val="multilevel"/>
    <w:tmpl w:val="291C6852"/>
    <w:lvl w:ilvl="0">
      <w:numFmt w:val="decimal"/>
      <w:lvlText w:val=""/>
      <w:lvlJc w:val="left"/>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6DB4682"/>
    <w:multiLevelType w:val="hybridMultilevel"/>
    <w:tmpl w:val="5FE8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B94C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B4B25F2"/>
    <w:multiLevelType w:val="multilevel"/>
    <w:tmpl w:val="CD166F00"/>
    <w:lvl w:ilvl="0">
      <w:start w:val="1"/>
      <w:numFmt w:val="decimal"/>
      <w:lvlText w:val="%1."/>
      <w:lvlJc w:val="left"/>
      <w:pPr>
        <w:tabs>
          <w:tab w:val="num" w:pos="0"/>
        </w:tabs>
        <w:ind w:left="540" w:right="0" w:hanging="540"/>
      </w:pPr>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BBB57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595B5A"/>
    <w:multiLevelType w:val="multilevel"/>
    <w:tmpl w:val="A28A35C0"/>
    <w:lvl w:ilvl="0">
      <w:numFmt w:val="decimal"/>
      <w:lvlText w:val=""/>
      <w:lvlJc w:val="left"/>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0FB4AB1"/>
    <w:multiLevelType w:val="singleLevel"/>
    <w:tmpl w:val="37F88B22"/>
    <w:lvl w:ilvl="0">
      <w:start w:val="1"/>
      <w:numFmt w:val="decimal"/>
      <w:lvlText w:val="%1."/>
      <w:lvlJc w:val="left"/>
      <w:pPr>
        <w:tabs>
          <w:tab w:val="num" w:pos="0"/>
        </w:tabs>
        <w:ind w:left="540" w:right="0" w:hanging="540"/>
      </w:pPr>
    </w:lvl>
  </w:abstractNum>
  <w:abstractNum w:abstractNumId="20" w15:restartNumberingAfterBreak="0">
    <w:nsid w:val="31595D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BD7A11"/>
    <w:multiLevelType w:val="multilevel"/>
    <w:tmpl w:val="4810E790"/>
    <w:lvl w:ilvl="0">
      <w:numFmt w:val="decimal"/>
      <w:lvlText w:val=""/>
      <w:lvlJc w:val="left"/>
    </w:lvl>
    <w:lvl w:ilvl="1">
      <w:start w:val="1"/>
      <w:numFmt w:val="decimal"/>
      <w:lvlText w:val="%1."/>
      <w:lvlJc w:val="left"/>
      <w:pPr>
        <w:tabs>
          <w:tab w:val="num" w:pos="0"/>
        </w:tabs>
        <w:ind w:left="1080" w:right="0" w:hanging="540"/>
      </w:pPr>
    </w:lvl>
    <w:lvl w:ilvl="2">
      <w:start w:val="1"/>
      <w:numFmt w:val="decimal"/>
      <w:lvlText w:val="%1.%2.%3"/>
      <w:lvlJc w:val="left"/>
      <w:pPr>
        <w:tabs>
          <w:tab w:val="num" w:pos="0"/>
        </w:tabs>
        <w:ind w:left="1800" w:right="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B4E6A10"/>
    <w:multiLevelType w:val="multilevel"/>
    <w:tmpl w:val="91084C30"/>
    <w:lvl w:ilvl="0">
      <w:start w:val="1"/>
      <w:numFmt w:val="decimal"/>
      <w:lvlText w:val="%1."/>
      <w:lvlJc w:val="left"/>
      <w:pPr>
        <w:tabs>
          <w:tab w:val="num" w:pos="0"/>
        </w:tabs>
        <w:ind w:left="540" w:right="0" w:hanging="540"/>
      </w:pPr>
    </w:lvl>
    <w:lvl w:ilvl="1">
      <w:start w:val="1"/>
      <w:numFmt w:val="decimal"/>
      <w:lvlText w:val="%1."/>
      <w:lvlJc w:val="left"/>
      <w:pPr>
        <w:tabs>
          <w:tab w:val="num" w:pos="0"/>
        </w:tabs>
        <w:ind w:left="1080" w:right="0" w:hanging="540"/>
      </w:pPr>
    </w:lvl>
    <w:lvl w:ilvl="2">
      <w:start w:val="1"/>
      <w:numFmt w:val="decimal"/>
      <w:lvlText w:val="%1.%2.%3"/>
      <w:lvlJc w:val="left"/>
      <w:pPr>
        <w:tabs>
          <w:tab w:val="num" w:pos="0"/>
        </w:tabs>
        <w:ind w:left="1800" w:right="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BE73C76"/>
    <w:multiLevelType w:val="multilevel"/>
    <w:tmpl w:val="6AB081B6"/>
    <w:lvl w:ilvl="0">
      <w:start w:val="1"/>
      <w:numFmt w:val="decimal"/>
      <w:pStyle w:val="Body-NumList"/>
      <w:lvlText w:val="%1."/>
      <w:lvlJc w:val="left"/>
      <w:pPr>
        <w:ind w:left="540" w:right="0" w:hanging="270"/>
      </w:pPr>
    </w:lvl>
    <w:lvl w:ilvl="1">
      <w:start w:val="1"/>
      <w:numFmt w:val="decimal"/>
      <w:pStyle w:val="SampleListStyles-SampleNumListTier2Start"/>
      <w:lvlText w:val="%1."/>
      <w:lvlJc w:val="left"/>
      <w:pPr>
        <w:tabs>
          <w:tab w:val="num" w:pos="0"/>
        </w:tabs>
        <w:ind w:left="1080" w:right="0" w:hanging="540"/>
      </w:pPr>
    </w:lvl>
    <w:lvl w:ilvl="2">
      <w:start w:val="1"/>
      <w:numFmt w:val="decimal"/>
      <w:pStyle w:val="SampleListStyles-SampleNumListTier3"/>
      <w:lvlText w:val="%1.%2.%3"/>
      <w:lvlJc w:val="left"/>
      <w:pPr>
        <w:tabs>
          <w:tab w:val="num" w:pos="0"/>
        </w:tabs>
        <w:ind w:left="1800" w:right="0" w:hanging="720"/>
      </w:pPr>
    </w:lvl>
    <w:lvl w:ilvl="3">
      <w:start w:val="1"/>
      <w:numFmt w:val="decimal"/>
      <w:pStyle w:val="SampleListStyles-SampleNumListTier4"/>
      <w:lvlText w:val="%1.%2.%3.%4"/>
      <w:lvlJc w:val="left"/>
      <w:pPr>
        <w:tabs>
          <w:tab w:val="num" w:pos="0"/>
        </w:tabs>
        <w:ind w:left="2700" w:right="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E53303F"/>
    <w:multiLevelType w:val="singleLevel"/>
    <w:tmpl w:val="2C981EAC"/>
    <w:lvl w:ilvl="0">
      <w:start w:val="1"/>
      <w:numFmt w:val="decimal"/>
      <w:lvlText w:val="%1."/>
      <w:lvlJc w:val="left"/>
      <w:pPr>
        <w:tabs>
          <w:tab w:val="num" w:pos="0"/>
        </w:tabs>
        <w:ind w:left="540" w:right="0" w:hanging="540"/>
      </w:pPr>
    </w:lvl>
  </w:abstractNum>
  <w:abstractNum w:abstractNumId="25" w15:restartNumberingAfterBreak="0">
    <w:nsid w:val="451C08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CC22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D057BD8"/>
    <w:multiLevelType w:val="singleLevel"/>
    <w:tmpl w:val="E18EA626"/>
    <w:lvl w:ilvl="0">
      <w:numFmt w:val="bullet"/>
      <w:lvlText w:val="•"/>
      <w:lvlJc w:val="left"/>
      <w:pPr>
        <w:ind w:left="540" w:right="0" w:hanging="270"/>
      </w:pPr>
    </w:lvl>
  </w:abstractNum>
  <w:abstractNum w:abstractNumId="28" w15:restartNumberingAfterBreak="0">
    <w:nsid w:val="554E69D2"/>
    <w:multiLevelType w:val="singleLevel"/>
    <w:tmpl w:val="DF0C5DD0"/>
    <w:lvl w:ilvl="0">
      <w:start w:val="1"/>
      <w:numFmt w:val="decimal"/>
      <w:lvlText w:val="%1."/>
      <w:lvlJc w:val="left"/>
      <w:pPr>
        <w:tabs>
          <w:tab w:val="num" w:pos="0"/>
        </w:tabs>
        <w:ind w:left="540" w:right="0" w:hanging="540"/>
      </w:pPr>
    </w:lvl>
  </w:abstractNum>
  <w:abstractNum w:abstractNumId="29" w15:restartNumberingAfterBreak="0">
    <w:nsid w:val="56677D75"/>
    <w:multiLevelType w:val="singleLevel"/>
    <w:tmpl w:val="8AF65FAE"/>
    <w:lvl w:ilvl="0">
      <w:start w:val="1"/>
      <w:numFmt w:val="decimal"/>
      <w:lvlText w:val="%1."/>
      <w:lvlJc w:val="left"/>
      <w:pPr>
        <w:tabs>
          <w:tab w:val="num" w:pos="0"/>
        </w:tabs>
        <w:ind w:left="540" w:right="0" w:hanging="540"/>
      </w:pPr>
    </w:lvl>
  </w:abstractNum>
  <w:abstractNum w:abstractNumId="30" w15:restartNumberingAfterBreak="0">
    <w:nsid w:val="57255F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3E21E8"/>
    <w:multiLevelType w:val="singleLevel"/>
    <w:tmpl w:val="F8F2FB66"/>
    <w:lvl w:ilvl="0">
      <w:start w:val="1"/>
      <w:numFmt w:val="decimal"/>
      <w:lvlText w:val="%1."/>
      <w:lvlJc w:val="left"/>
      <w:pPr>
        <w:tabs>
          <w:tab w:val="num" w:pos="0"/>
        </w:tabs>
        <w:ind w:left="540" w:right="0" w:hanging="540"/>
      </w:pPr>
    </w:lvl>
  </w:abstractNum>
  <w:abstractNum w:abstractNumId="32" w15:restartNumberingAfterBreak="0">
    <w:nsid w:val="59655012"/>
    <w:multiLevelType w:val="singleLevel"/>
    <w:tmpl w:val="F10627DE"/>
    <w:lvl w:ilvl="0">
      <w:start w:val="1"/>
      <w:numFmt w:val="decimal"/>
      <w:lvlText w:val="%1."/>
      <w:lvlJc w:val="left"/>
      <w:pPr>
        <w:tabs>
          <w:tab w:val="num" w:pos="0"/>
        </w:tabs>
        <w:ind w:left="540" w:right="0" w:hanging="540"/>
      </w:pPr>
    </w:lvl>
  </w:abstractNum>
  <w:abstractNum w:abstractNumId="33" w15:restartNumberingAfterBreak="0">
    <w:nsid w:val="5C5623C8"/>
    <w:multiLevelType w:val="multilevel"/>
    <w:tmpl w:val="DA6CFDEC"/>
    <w:lvl w:ilvl="0">
      <w:start w:val="1"/>
      <w:numFmt w:val="decimal"/>
      <w:lvlText w:val="%1."/>
      <w:lvlJc w:val="left"/>
      <w:pPr>
        <w:tabs>
          <w:tab w:val="num" w:pos="0"/>
        </w:tabs>
        <w:ind w:left="540" w:right="0" w:hanging="540"/>
      </w:pPr>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30A3721"/>
    <w:multiLevelType w:val="singleLevel"/>
    <w:tmpl w:val="664250F8"/>
    <w:lvl w:ilvl="0">
      <w:start w:val="1"/>
      <w:numFmt w:val="decimal"/>
      <w:lvlText w:val="%1."/>
      <w:lvlJc w:val="left"/>
      <w:pPr>
        <w:tabs>
          <w:tab w:val="num" w:pos="0"/>
        </w:tabs>
        <w:ind w:left="540" w:right="0" w:hanging="540"/>
      </w:pPr>
    </w:lvl>
  </w:abstractNum>
  <w:abstractNum w:abstractNumId="35" w15:restartNumberingAfterBreak="0">
    <w:nsid w:val="63307008"/>
    <w:multiLevelType w:val="multilevel"/>
    <w:tmpl w:val="777C5758"/>
    <w:lvl w:ilvl="0">
      <w:numFmt w:val="decimal"/>
      <w:lvlText w:val=""/>
      <w:lvlJc w:val="left"/>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7625B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2B4774"/>
    <w:multiLevelType w:val="multilevel"/>
    <w:tmpl w:val="F094FDCC"/>
    <w:lvl w:ilvl="0">
      <w:start w:val="1"/>
      <w:numFmt w:val="decimal"/>
      <w:lvlText w:val="%1."/>
      <w:lvlJc w:val="left"/>
      <w:pPr>
        <w:tabs>
          <w:tab w:val="num" w:pos="0"/>
        </w:tabs>
        <w:ind w:left="540" w:right="0" w:hanging="540"/>
      </w:pPr>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D5B1604"/>
    <w:multiLevelType w:val="multilevel"/>
    <w:tmpl w:val="74881856"/>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9" w15:restartNumberingAfterBreak="0">
    <w:nsid w:val="6F1F536C"/>
    <w:multiLevelType w:val="singleLevel"/>
    <w:tmpl w:val="1E064E46"/>
    <w:lvl w:ilvl="0">
      <w:numFmt w:val="bullet"/>
      <w:pStyle w:val="BulletedLists-BulletedList"/>
      <w:lvlText w:val="•"/>
      <w:lvlJc w:val="left"/>
      <w:pPr>
        <w:ind w:left="540" w:right="0" w:hanging="270"/>
      </w:pPr>
    </w:lvl>
  </w:abstractNum>
  <w:abstractNum w:abstractNumId="40" w15:restartNumberingAfterBreak="0">
    <w:nsid w:val="71E82D1D"/>
    <w:multiLevelType w:val="multilevel"/>
    <w:tmpl w:val="B99ADD30"/>
    <w:lvl w:ilvl="0">
      <w:numFmt w:val="decimal"/>
      <w:lvlText w:val=""/>
      <w:lvlJc w:val="left"/>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40772A6"/>
    <w:multiLevelType w:val="multilevel"/>
    <w:tmpl w:val="3B720D0E"/>
    <w:lvl w:ilvl="0">
      <w:numFmt w:val="decimal"/>
      <w:lvlText w:val=""/>
      <w:lvlJc w:val="left"/>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89B3559"/>
    <w:multiLevelType w:val="multilevel"/>
    <w:tmpl w:val="B652DA26"/>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3" w15:restartNumberingAfterBreak="0">
    <w:nsid w:val="7EC17BF9"/>
    <w:multiLevelType w:val="multilevel"/>
    <w:tmpl w:val="9A6A3EDA"/>
    <w:lvl w:ilvl="0">
      <w:start w:val="1"/>
      <w:numFmt w:val="decimal"/>
      <w:lvlText w:val="%1."/>
      <w:lvlJc w:val="left"/>
      <w:pPr>
        <w:tabs>
          <w:tab w:val="num" w:pos="0"/>
        </w:tabs>
        <w:ind w:left="540" w:right="0" w:hanging="540"/>
      </w:pPr>
    </w:lvl>
    <w:lvl w:ilvl="1">
      <w:start w:val="1"/>
      <w:numFmt w:val="decimal"/>
      <w:lvlText w:val="%1."/>
      <w:lvlJc w:val="left"/>
      <w:pPr>
        <w:tabs>
          <w:tab w:val="num" w:pos="0"/>
        </w:tabs>
        <w:ind w:left="1080" w:right="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F7C164B"/>
    <w:multiLevelType w:val="singleLevel"/>
    <w:tmpl w:val="E872DC08"/>
    <w:lvl w:ilvl="0">
      <w:start w:val="1"/>
      <w:numFmt w:val="decimal"/>
      <w:lvlText w:val="%1."/>
      <w:lvlJc w:val="left"/>
      <w:pPr>
        <w:tabs>
          <w:tab w:val="num" w:pos="0"/>
        </w:tabs>
        <w:ind w:left="540" w:right="0" w:hanging="540"/>
      </w:pPr>
    </w:lvl>
  </w:abstractNum>
  <w:num w:numId="1" w16cid:durableId="625701189">
    <w:abstractNumId w:val="27"/>
  </w:num>
  <w:num w:numId="2" w16cid:durableId="116411870">
    <w:abstractNumId w:val="34"/>
  </w:num>
  <w:num w:numId="3" w16cid:durableId="1204101569">
    <w:abstractNumId w:val="24"/>
  </w:num>
  <w:num w:numId="4" w16cid:durableId="1813404942">
    <w:abstractNumId w:val="19"/>
  </w:num>
  <w:num w:numId="5" w16cid:durableId="1530529062">
    <w:abstractNumId w:val="1"/>
  </w:num>
  <w:num w:numId="6" w16cid:durableId="18245171">
    <w:abstractNumId w:val="0"/>
  </w:num>
  <w:num w:numId="7" w16cid:durableId="1671516305">
    <w:abstractNumId w:val="40"/>
  </w:num>
  <w:num w:numId="8" w16cid:durableId="1576863747">
    <w:abstractNumId w:val="16"/>
  </w:num>
  <w:num w:numId="9" w16cid:durableId="265503290">
    <w:abstractNumId w:val="21"/>
  </w:num>
  <w:num w:numId="10" w16cid:durableId="2049865771">
    <w:abstractNumId w:val="22"/>
  </w:num>
  <w:num w:numId="11" w16cid:durableId="149832286">
    <w:abstractNumId w:val="4"/>
  </w:num>
  <w:num w:numId="12" w16cid:durableId="471943863">
    <w:abstractNumId w:val="41"/>
  </w:num>
  <w:num w:numId="13" w16cid:durableId="910846444">
    <w:abstractNumId w:val="43"/>
  </w:num>
  <w:num w:numId="14" w16cid:durableId="1322082425">
    <w:abstractNumId w:val="7"/>
  </w:num>
  <w:num w:numId="15" w16cid:durableId="1949388142">
    <w:abstractNumId w:val="33"/>
  </w:num>
  <w:num w:numId="16" w16cid:durableId="1911427172">
    <w:abstractNumId w:val="13"/>
  </w:num>
  <w:num w:numId="17" w16cid:durableId="1083065896">
    <w:abstractNumId w:val="35"/>
  </w:num>
  <w:num w:numId="18" w16cid:durableId="1575704837">
    <w:abstractNumId w:val="37"/>
  </w:num>
  <w:num w:numId="19" w16cid:durableId="106893400">
    <w:abstractNumId w:val="18"/>
  </w:num>
  <w:num w:numId="20" w16cid:durableId="389573338">
    <w:abstractNumId w:val="28"/>
  </w:num>
  <w:num w:numId="21" w16cid:durableId="1078868704">
    <w:abstractNumId w:val="32"/>
  </w:num>
  <w:num w:numId="22" w16cid:durableId="1532257834">
    <w:abstractNumId w:val="31"/>
  </w:num>
  <w:num w:numId="23" w16cid:durableId="451291024">
    <w:abstractNumId w:val="29"/>
  </w:num>
  <w:num w:numId="24" w16cid:durableId="1587684801">
    <w:abstractNumId w:val="3"/>
  </w:num>
  <w:num w:numId="25" w16cid:durableId="570240658">
    <w:abstractNumId w:val="44"/>
  </w:num>
  <w:num w:numId="26" w16cid:durableId="636111249">
    <w:abstractNumId w:val="39"/>
  </w:num>
  <w:num w:numId="27" w16cid:durableId="1856528719">
    <w:abstractNumId w:val="23"/>
  </w:num>
  <w:num w:numId="28" w16cid:durableId="639001870">
    <w:abstractNumId w:val="11"/>
  </w:num>
  <w:num w:numId="29" w16cid:durableId="1091587882">
    <w:abstractNumId w:val="10"/>
  </w:num>
  <w:num w:numId="30" w16cid:durableId="2059743693">
    <w:abstractNumId w:val="38"/>
  </w:num>
  <w:num w:numId="31" w16cid:durableId="920143747">
    <w:abstractNumId w:val="42"/>
  </w:num>
  <w:num w:numId="32" w16cid:durableId="1856188487">
    <w:abstractNumId w:val="12"/>
  </w:num>
  <w:num w:numId="33" w16cid:durableId="1849054510">
    <w:abstractNumId w:val="9"/>
  </w:num>
  <w:num w:numId="34" w16cid:durableId="1637564790">
    <w:abstractNumId w:val="5"/>
  </w:num>
  <w:num w:numId="35" w16cid:durableId="1166241706">
    <w:abstractNumId w:val="14"/>
  </w:num>
  <w:num w:numId="36" w16cid:durableId="2087144060">
    <w:abstractNumId w:val="25"/>
  </w:num>
  <w:num w:numId="37" w16cid:durableId="754984236">
    <w:abstractNumId w:val="26"/>
  </w:num>
  <w:num w:numId="38" w16cid:durableId="549151810">
    <w:abstractNumId w:val="6"/>
  </w:num>
  <w:num w:numId="39" w16cid:durableId="1244802968">
    <w:abstractNumId w:val="15"/>
  </w:num>
  <w:num w:numId="40" w16cid:durableId="902832533">
    <w:abstractNumId w:val="8"/>
  </w:num>
  <w:num w:numId="41" w16cid:durableId="1498108861">
    <w:abstractNumId w:val="20"/>
  </w:num>
  <w:num w:numId="42" w16cid:durableId="717167165">
    <w:abstractNumId w:val="30"/>
  </w:num>
  <w:num w:numId="43" w16cid:durableId="1683967991">
    <w:abstractNumId w:val="2"/>
  </w:num>
  <w:num w:numId="44" w16cid:durableId="598368241">
    <w:abstractNumId w:val="36"/>
  </w:num>
  <w:num w:numId="45" w16cid:durableId="179274493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Paprocki">
    <w15:presenceInfo w15:providerId="AD" w15:userId="S::kpaprocki@aasm.org::c6ffc4c9-b2ee-49cf-b61f-7ea41e82a9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4B"/>
    <w:rsid w:val="00034589"/>
    <w:rsid w:val="000F7421"/>
    <w:rsid w:val="001E391A"/>
    <w:rsid w:val="002416C4"/>
    <w:rsid w:val="003C2676"/>
    <w:rsid w:val="004B2E4A"/>
    <w:rsid w:val="004D2E80"/>
    <w:rsid w:val="004D6817"/>
    <w:rsid w:val="00591F4B"/>
    <w:rsid w:val="005E484B"/>
    <w:rsid w:val="005E5742"/>
    <w:rsid w:val="005F2F8B"/>
    <w:rsid w:val="00664BEE"/>
    <w:rsid w:val="006C19D4"/>
    <w:rsid w:val="006E1337"/>
    <w:rsid w:val="007311B3"/>
    <w:rsid w:val="00744EDA"/>
    <w:rsid w:val="007B37EA"/>
    <w:rsid w:val="00877551"/>
    <w:rsid w:val="00892A01"/>
    <w:rsid w:val="008B69B9"/>
    <w:rsid w:val="00AA733A"/>
    <w:rsid w:val="00B10FEE"/>
    <w:rsid w:val="00B90B77"/>
    <w:rsid w:val="00BC0D20"/>
    <w:rsid w:val="00BF347C"/>
    <w:rsid w:val="00CC5487"/>
    <w:rsid w:val="00CE7F32"/>
    <w:rsid w:val="00E5603C"/>
    <w:rsid w:val="00E870CF"/>
    <w:rsid w:val="00EA6CB1"/>
    <w:rsid w:val="00EF702A"/>
    <w:rsid w:val="00F12B92"/>
    <w:rsid w:val="00F22F14"/>
    <w:rsid w:val="00F64AFF"/>
    <w:rsid w:val="00F7035B"/>
    <w:rsid w:val="00FC448F"/>
    <w:rsid w:val="00FD7776"/>
    <w:rsid w:val="470E5591"/>
    <w:rsid w:val="4CA81AAF"/>
    <w:rsid w:val="5C8F21C6"/>
    <w:rsid w:val="72F04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6E256"/>
  <w15:chartTrackingRefBased/>
  <w15:docId w15:val="{9356D8ED-FC94-4071-BD04-7C4F687A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5E484B"/>
    <w:pPr>
      <w:spacing w:after="270" w:line="280" w:lineRule="exact"/>
    </w:pPr>
    <w:rPr>
      <w:rFonts w:ascii="Arial" w:eastAsia="Times New Roman" w:hAnsi="Arial" w:cs="Arial"/>
      <w:kern w:val="0"/>
      <w:szCs w:val="20"/>
      <w14:ligatures w14:val="none"/>
    </w:rPr>
  </w:style>
  <w:style w:type="paragraph" w:customStyle="1" w:styleId="Body-BodyCopyNoSpacing">
    <w:name w:val="Body-&gt;Body Copy No Spacing"/>
    <w:basedOn w:val="Body-BodyCopy"/>
    <w:qFormat/>
    <w:rsid w:val="005E484B"/>
    <w:pPr>
      <w:spacing w:after="90"/>
    </w:pPr>
  </w:style>
  <w:style w:type="paragraph" w:customStyle="1" w:styleId="Body-BodyRuleAbove">
    <w:name w:val="Body-&gt;Body Rule Above"/>
    <w:basedOn w:val="Body-BodyCopy"/>
    <w:qFormat/>
    <w:rsid w:val="005E484B"/>
    <w:pPr>
      <w:pBdr>
        <w:top w:val="single" w:sz="8" w:space="0" w:color="auto"/>
      </w:pBdr>
      <w:spacing w:before="180"/>
    </w:pPr>
  </w:style>
  <w:style w:type="paragraph" w:customStyle="1" w:styleId="Body-BodyRuleBelow">
    <w:name w:val="Body-&gt;Body Rule Below"/>
    <w:basedOn w:val="Body-BodyCopy"/>
    <w:qFormat/>
    <w:rsid w:val="005E484B"/>
    <w:pPr>
      <w:pBdr>
        <w:bottom w:val="single" w:sz="8" w:space="0" w:color="auto"/>
      </w:pBdr>
      <w:spacing w:after="720"/>
    </w:pPr>
  </w:style>
  <w:style w:type="paragraph" w:customStyle="1" w:styleId="Body-NumList">
    <w:name w:val="Body-&gt;Num List"/>
    <w:basedOn w:val="Body-BodyCopy"/>
    <w:next w:val="Normal"/>
    <w:qFormat/>
    <w:rsid w:val="005E484B"/>
    <w:pPr>
      <w:numPr>
        <w:numId w:val="27"/>
      </w:numPr>
      <w:spacing w:after="90"/>
    </w:pPr>
  </w:style>
  <w:style w:type="paragraph" w:customStyle="1" w:styleId="BulletedLists-BulletedList">
    <w:name w:val="Bulleted Lists-&gt;Bulleted List"/>
    <w:basedOn w:val="Body-BodyCopy"/>
    <w:next w:val="Normal"/>
    <w:qFormat/>
    <w:rsid w:val="005E484B"/>
    <w:pPr>
      <w:numPr>
        <w:numId w:val="26"/>
      </w:numPr>
      <w:spacing w:after="90"/>
    </w:pPr>
  </w:style>
  <w:style w:type="paragraph" w:customStyle="1" w:styleId="Headings-H4-SampleBodySubhead">
    <w:name w:val="Headings-&gt;H4 - Sample Body Subhead"/>
    <w:basedOn w:val="Normal"/>
    <w:qFormat/>
    <w:rsid w:val="005E484B"/>
    <w:pPr>
      <w:spacing w:before="90" w:after="360" w:line="280" w:lineRule="exact"/>
    </w:pPr>
    <w:rPr>
      <w:rFonts w:ascii="Arial Black" w:eastAsia="Times New Roman" w:hAnsi="Arial Black" w:cs="Arial Black"/>
      <w:caps/>
      <w:color w:val="45CAFB"/>
      <w:kern w:val="0"/>
      <w:szCs w:val="20"/>
      <w14:ligatures w14:val="none"/>
    </w:rPr>
  </w:style>
  <w:style w:type="paragraph" w:customStyle="1" w:styleId="Headings-H5SampleExplanationCopy">
    <w:name w:val="Headings-&gt;H5 Sample/Explanation Copy"/>
    <w:basedOn w:val="Body-BodyCopy"/>
    <w:qFormat/>
    <w:rsid w:val="005E484B"/>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rsid w:val="005E484B"/>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rsid w:val="005E484B"/>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rsid w:val="005E484B"/>
    <w:pPr>
      <w:numPr>
        <w:ilvl w:val="2"/>
        <w:numId w:val="27"/>
      </w:numPr>
    </w:pPr>
  </w:style>
  <w:style w:type="paragraph" w:customStyle="1" w:styleId="SampleListStyles-SampleNumListTier4">
    <w:name w:val="Sample List Styles-&gt;Sample Num List Tier 4"/>
    <w:basedOn w:val="SampleListStyles-SampleNumListTier1Start"/>
    <w:qFormat/>
    <w:rsid w:val="005E484B"/>
    <w:pPr>
      <w:numPr>
        <w:ilvl w:val="3"/>
        <w:numId w:val="27"/>
      </w:numPr>
    </w:pPr>
  </w:style>
  <w:style w:type="paragraph" w:customStyle="1" w:styleId="Headings-H3-SectionSubhead">
    <w:name w:val="Headings-&gt;H3 - Section Subhead"/>
    <w:qFormat/>
    <w:rsid w:val="005E484B"/>
    <w:pPr>
      <w:spacing w:after="270" w:line="320" w:lineRule="exact"/>
      <w:jc w:val="center"/>
    </w:pPr>
    <w:rPr>
      <w:rFonts w:ascii="Arial" w:eastAsia="Times New Roman" w:hAnsi="Arial" w:cs="Arial"/>
      <w:b/>
      <w:caps/>
      <w:color w:val="FF842D"/>
      <w:kern w:val="0"/>
      <w:sz w:val="28"/>
      <w:szCs w:val="20"/>
      <w14:ligatures w14:val="none"/>
    </w:rPr>
  </w:style>
  <w:style w:type="paragraph" w:customStyle="1" w:styleId="SampleListStyles-SampleNumListTier2Start">
    <w:name w:val="Sample List Styles-&gt;Sample Num List Tier 2 Start"/>
    <w:qFormat/>
    <w:rsid w:val="005E484B"/>
    <w:pPr>
      <w:numPr>
        <w:ilvl w:val="1"/>
        <w:numId w:val="27"/>
      </w:numPr>
      <w:tabs>
        <w:tab w:val="left" w:pos="0"/>
        <w:tab w:val="left" w:pos="540"/>
      </w:tabs>
      <w:spacing w:after="90" w:line="280" w:lineRule="exact"/>
    </w:pPr>
    <w:rPr>
      <w:rFonts w:ascii="Arial" w:eastAsia="Times New Roman" w:hAnsi="Arial" w:cs="Arial"/>
      <w:kern w:val="0"/>
      <w:szCs w:val="20"/>
      <w14:ligatures w14:val="none"/>
    </w:rPr>
  </w:style>
  <w:style w:type="character" w:customStyle="1" w:styleId="BoldBlue">
    <w:name w:val="Bold Blue"/>
    <w:qFormat/>
    <w:rsid w:val="005E484B"/>
    <w:rPr>
      <w:b/>
      <w:color w:val="00667C"/>
    </w:rPr>
  </w:style>
  <w:style w:type="character" w:customStyle="1" w:styleId="Italic">
    <w:name w:val="Italic"/>
    <w:qFormat/>
    <w:rsid w:val="005E484B"/>
    <w:rPr>
      <w:i/>
    </w:rPr>
  </w:style>
  <w:style w:type="character" w:customStyle="1" w:styleId="Subscript">
    <w:name w:val="Subscript"/>
    <w:qFormat/>
    <w:rsid w:val="005E484B"/>
    <w:rPr>
      <w:vertAlign w:val="subscript"/>
    </w:rPr>
  </w:style>
  <w:style w:type="paragraph" w:styleId="Revision">
    <w:name w:val="Revision"/>
    <w:hidden/>
    <w:uiPriority w:val="99"/>
    <w:semiHidden/>
    <w:rsid w:val="00BF347C"/>
    <w:pPr>
      <w:spacing w:after="0" w:line="240" w:lineRule="auto"/>
    </w:pPr>
  </w:style>
  <w:style w:type="character" w:styleId="CommentReference">
    <w:name w:val="annotation reference"/>
    <w:basedOn w:val="DefaultParagraphFont"/>
    <w:uiPriority w:val="99"/>
    <w:semiHidden/>
    <w:unhideWhenUsed/>
    <w:rsid w:val="00FD7776"/>
    <w:rPr>
      <w:sz w:val="16"/>
      <w:szCs w:val="16"/>
    </w:rPr>
  </w:style>
  <w:style w:type="paragraph" w:styleId="CommentText">
    <w:name w:val="annotation text"/>
    <w:basedOn w:val="Normal"/>
    <w:link w:val="CommentTextChar"/>
    <w:uiPriority w:val="99"/>
    <w:unhideWhenUsed/>
    <w:rsid w:val="00FD7776"/>
    <w:pPr>
      <w:spacing w:line="240" w:lineRule="auto"/>
    </w:pPr>
    <w:rPr>
      <w:sz w:val="20"/>
      <w:szCs w:val="20"/>
    </w:rPr>
  </w:style>
  <w:style w:type="character" w:customStyle="1" w:styleId="CommentTextChar">
    <w:name w:val="Comment Text Char"/>
    <w:basedOn w:val="DefaultParagraphFont"/>
    <w:link w:val="CommentText"/>
    <w:uiPriority w:val="99"/>
    <w:rsid w:val="00FD7776"/>
    <w:rPr>
      <w:sz w:val="20"/>
      <w:szCs w:val="20"/>
    </w:rPr>
  </w:style>
  <w:style w:type="paragraph" w:styleId="CommentSubject">
    <w:name w:val="annotation subject"/>
    <w:basedOn w:val="CommentText"/>
    <w:next w:val="CommentText"/>
    <w:link w:val="CommentSubjectChar"/>
    <w:uiPriority w:val="99"/>
    <w:semiHidden/>
    <w:unhideWhenUsed/>
    <w:rsid w:val="00FD7776"/>
    <w:rPr>
      <w:b/>
      <w:bCs/>
    </w:rPr>
  </w:style>
  <w:style w:type="character" w:customStyle="1" w:styleId="CommentSubjectChar">
    <w:name w:val="Comment Subject Char"/>
    <w:basedOn w:val="CommentTextChar"/>
    <w:link w:val="CommentSubject"/>
    <w:uiPriority w:val="99"/>
    <w:semiHidden/>
    <w:rsid w:val="00FD77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Props1.xml><?xml version="1.0" encoding="utf-8"?>
<ds:datastoreItem xmlns:ds="http://schemas.openxmlformats.org/officeDocument/2006/customXml" ds:itemID="{10B915C4-E67E-47DB-843E-E83DE2B1F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421D78-8294-4E24-81C1-0A9AEDD856A8}">
  <ds:schemaRefs>
    <ds:schemaRef ds:uri="http://schemas.microsoft.com/sharepoint/v3/contenttype/forms"/>
  </ds:schemaRefs>
</ds:datastoreItem>
</file>

<file path=customXml/itemProps3.xml><?xml version="1.0" encoding="utf-8"?>
<ds:datastoreItem xmlns:ds="http://schemas.openxmlformats.org/officeDocument/2006/customXml" ds:itemID="{9A64DF8C-2561-4D46-845F-A652DCB808EE}">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docMetadata/LabelInfo.xml><?xml version="1.0" encoding="utf-8"?>
<clbl:labelList xmlns:clbl="http://schemas.microsoft.com/office/2020/mipLabelMetadata">
  <clbl:label id="{046ae6d3-d1b0-43e2-8584-ffceeede71d5}" enabled="0" method="" siteId="{046ae6d3-d1b0-43e2-8584-ffceeede71d5}" removed="1"/>
</clbl:labelList>
</file>

<file path=docProps/app.xml><?xml version="1.0" encoding="utf-8"?>
<Properties xmlns="http://schemas.openxmlformats.org/officeDocument/2006/extended-properties" xmlns:vt="http://schemas.openxmlformats.org/officeDocument/2006/docPropsVTypes">
  <Template>Normal.dotm</Template>
  <TotalTime>99</TotalTime>
  <Pages>5</Pages>
  <Words>1597</Words>
  <Characters>9104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26</cp:revision>
  <dcterms:created xsi:type="dcterms:W3CDTF">2024-03-27T21:28:00Z</dcterms:created>
  <dcterms:modified xsi:type="dcterms:W3CDTF">2024-11-14T15:04:00Z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