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97ADD" w14:textId="1FE1FF1D" w:rsidR="006F47DF" w:rsidRPr="008D756C" w:rsidRDefault="006F47DF" w:rsidP="006F47DF">
      <w:pPr>
        <w:pStyle w:val="Headings-H5SampleExplanationCopy"/>
        <w:rPr>
          <w:rFonts w:ascii="Times New Roman" w:hAnsi="Times New Roman" w:cs="Times New Roman"/>
          <w:lang w:val="pt-BR"/>
        </w:rPr>
      </w:pPr>
      <w:r w:rsidRPr="008D756C">
        <w:rPr>
          <w:rFonts w:ascii="Times New Roman" w:hAnsi="Times New Roman" w:cs="Times New Roman"/>
          <w:lang w:val="pt-BR"/>
        </w:rPr>
        <w:t>SAMPLE P</w:t>
      </w:r>
      <w:r w:rsidR="001A453B" w:rsidRPr="008D756C">
        <w:rPr>
          <w:rFonts w:ascii="Times New Roman" w:hAnsi="Times New Roman" w:cs="Times New Roman"/>
          <w:lang w:val="pt-BR"/>
        </w:rPr>
        <w:t>rotocol</w:t>
      </w:r>
    </w:p>
    <w:p w14:paraId="6A4B2E2C" w14:textId="77777777" w:rsidR="006F47DF" w:rsidRPr="008D756C" w:rsidRDefault="006F47DF" w:rsidP="006F47DF">
      <w:pPr>
        <w:pStyle w:val="Headings-H3-SectionSubhead"/>
        <w:rPr>
          <w:rFonts w:ascii="Times New Roman" w:hAnsi="Times New Roman" w:cs="Times New Roman"/>
          <w:lang w:val="pt-BR"/>
        </w:rPr>
      </w:pPr>
      <w:r w:rsidRPr="008D756C">
        <w:rPr>
          <w:rFonts w:ascii="Times New Roman" w:hAnsi="Times New Roman" w:cs="Times New Roman"/>
          <w:lang w:val="pt-BR"/>
        </w:rPr>
        <w:t>PEDIATRIC PAP TITRATION PROTOCOL</w:t>
      </w:r>
    </w:p>
    <w:p w14:paraId="61374F89" w14:textId="77777777" w:rsidR="006F47DF" w:rsidRPr="008D756C" w:rsidRDefault="006F47DF" w:rsidP="006F47DF">
      <w:pPr>
        <w:pStyle w:val="Body-BodyRuleAbove"/>
        <w:rPr>
          <w:rFonts w:ascii="Times New Roman" w:hAnsi="Times New Roman" w:cs="Times New Roman"/>
          <w:sz w:val="24"/>
          <w:szCs w:val="24"/>
        </w:rPr>
      </w:pPr>
      <w:r w:rsidRPr="008D756C">
        <w:rPr>
          <w:rStyle w:val="BoldBlue"/>
          <w:rFonts w:ascii="Times New Roman" w:hAnsi="Times New Roman" w:cs="Times New Roman"/>
          <w:sz w:val="24"/>
          <w:szCs w:val="24"/>
        </w:rPr>
        <w:t xml:space="preserve">Effective Date: </w:t>
      </w:r>
      <w:r w:rsidRPr="008D756C">
        <w:rPr>
          <w:rFonts w:ascii="Times New Roman" w:hAnsi="Times New Roman" w:cs="Times New Roman"/>
          <w:sz w:val="24"/>
          <w:szCs w:val="24"/>
        </w:rPr>
        <w:t>00/00/0000 (month/day/year)</w:t>
      </w:r>
    </w:p>
    <w:p w14:paraId="21F316C9" w14:textId="77777777" w:rsidR="006F47DF" w:rsidRPr="008D756C" w:rsidRDefault="006F47DF" w:rsidP="006F47DF">
      <w:pPr>
        <w:pStyle w:val="Body-BodyCopy"/>
        <w:rPr>
          <w:rFonts w:ascii="Times New Roman" w:hAnsi="Times New Roman" w:cs="Times New Roman"/>
          <w:sz w:val="24"/>
          <w:szCs w:val="24"/>
        </w:rPr>
      </w:pPr>
      <w:r w:rsidRPr="008D756C">
        <w:rPr>
          <w:rStyle w:val="BoldBlue"/>
          <w:rFonts w:ascii="Times New Roman" w:hAnsi="Times New Roman" w:cs="Times New Roman"/>
          <w:sz w:val="24"/>
          <w:szCs w:val="24"/>
        </w:rPr>
        <w:t>Revision Date:</w:t>
      </w:r>
    </w:p>
    <w:p w14:paraId="05BDD299" w14:textId="24C13C73" w:rsidR="006F47DF" w:rsidRPr="008D756C" w:rsidRDefault="006F47DF" w:rsidP="006F47DF">
      <w:pPr>
        <w:pStyle w:val="Body-BodyRuleBelow"/>
        <w:rPr>
          <w:rFonts w:ascii="Times New Roman" w:hAnsi="Times New Roman" w:cs="Times New Roman"/>
          <w:sz w:val="24"/>
          <w:szCs w:val="24"/>
        </w:rPr>
      </w:pPr>
      <w:r w:rsidRPr="008D756C">
        <w:rPr>
          <w:rStyle w:val="BoldBlue"/>
          <w:rFonts w:ascii="Times New Roman" w:hAnsi="Times New Roman" w:cs="Times New Roman"/>
          <w:sz w:val="24"/>
          <w:szCs w:val="24"/>
        </w:rPr>
        <w:t xml:space="preserve">Approval Signature: </w:t>
      </w:r>
      <w:r w:rsidRPr="008D756C">
        <w:rPr>
          <w:rStyle w:val="Italic"/>
          <w:rFonts w:ascii="Times New Roman" w:hAnsi="Times New Roman" w:cs="Times New Roman"/>
          <w:sz w:val="24"/>
          <w:szCs w:val="24"/>
        </w:rPr>
        <w:t xml:space="preserve">To be signed by the </w:t>
      </w:r>
      <w:r w:rsidR="00B36A70" w:rsidRPr="008D756C">
        <w:rPr>
          <w:rStyle w:val="Italic"/>
          <w:rFonts w:ascii="Times New Roman" w:hAnsi="Times New Roman" w:cs="Times New Roman"/>
          <w:sz w:val="24"/>
          <w:szCs w:val="24"/>
        </w:rPr>
        <w:t>site</w:t>
      </w:r>
      <w:r w:rsidRPr="008D756C">
        <w:rPr>
          <w:rStyle w:val="Italic"/>
          <w:rFonts w:ascii="Times New Roman" w:hAnsi="Times New Roman" w:cs="Times New Roman"/>
          <w:sz w:val="24"/>
          <w:szCs w:val="24"/>
        </w:rPr>
        <w:t xml:space="preserve"> director</w:t>
      </w:r>
    </w:p>
    <w:p w14:paraId="5E44E630" w14:textId="77777777" w:rsidR="006F47DF" w:rsidRPr="008D756C" w:rsidRDefault="006F47DF" w:rsidP="006F47DF">
      <w:pPr>
        <w:pStyle w:val="Headings-H4-SampleBodySubhead"/>
        <w:spacing w:before="0"/>
        <w:rPr>
          <w:rFonts w:ascii="Times New Roman" w:hAnsi="Times New Roman" w:cs="Times New Roman"/>
          <w:b/>
          <w:bCs/>
          <w:sz w:val="24"/>
          <w:szCs w:val="24"/>
        </w:rPr>
      </w:pPr>
      <w:r w:rsidRPr="008D756C">
        <w:rPr>
          <w:rFonts w:ascii="Times New Roman" w:hAnsi="Times New Roman" w:cs="Times New Roman"/>
          <w:b/>
          <w:bCs/>
          <w:sz w:val="24"/>
          <w:szCs w:val="24"/>
        </w:rPr>
        <w:t>PURPOSE</w:t>
      </w:r>
    </w:p>
    <w:p w14:paraId="143F9888" w14:textId="3D8DDE44" w:rsidR="006F47DF" w:rsidRPr="008D756C" w:rsidRDefault="006F47DF" w:rsidP="006F47DF">
      <w:pPr>
        <w:pStyle w:val="Body-BodyCopy"/>
        <w:rPr>
          <w:rFonts w:ascii="Times New Roman" w:hAnsi="Times New Roman" w:cs="Times New Roman"/>
          <w:sz w:val="24"/>
          <w:szCs w:val="24"/>
        </w:rPr>
      </w:pPr>
      <w:r w:rsidRPr="008D756C">
        <w:rPr>
          <w:rFonts w:ascii="Times New Roman" w:hAnsi="Times New Roman" w:cs="Times New Roman"/>
          <w:sz w:val="24"/>
          <w:szCs w:val="24"/>
        </w:rPr>
        <w:t xml:space="preserve">In order to provide the highest quality care for our patients, our sleep disorders </w:t>
      </w:r>
      <w:r w:rsidR="00C27D41" w:rsidRPr="008D756C">
        <w:rPr>
          <w:rFonts w:ascii="Times New Roman" w:hAnsi="Times New Roman" w:cs="Times New Roman"/>
          <w:sz w:val="24"/>
          <w:szCs w:val="24"/>
        </w:rPr>
        <w:t>en</w:t>
      </w:r>
      <w:r w:rsidR="002D6D97" w:rsidRPr="008D756C">
        <w:rPr>
          <w:rFonts w:ascii="Times New Roman" w:hAnsi="Times New Roman" w:cs="Times New Roman"/>
          <w:sz w:val="24"/>
          <w:szCs w:val="24"/>
        </w:rPr>
        <w:t xml:space="preserve">tity </w:t>
      </w:r>
      <w:r w:rsidRPr="008D756C">
        <w:rPr>
          <w:rFonts w:ascii="Times New Roman" w:hAnsi="Times New Roman" w:cs="Times New Roman"/>
          <w:sz w:val="24"/>
          <w:szCs w:val="24"/>
        </w:rPr>
        <w:t xml:space="preserve">adheres to the </w:t>
      </w:r>
      <w:r w:rsidRPr="008D756C">
        <w:rPr>
          <w:rStyle w:val="Italic"/>
          <w:rFonts w:ascii="Times New Roman" w:hAnsi="Times New Roman" w:cs="Times New Roman"/>
          <w:sz w:val="24"/>
          <w:szCs w:val="24"/>
        </w:rPr>
        <w:t>AASM Standards of Accreditation</w:t>
      </w:r>
      <w:r w:rsidRPr="008D756C">
        <w:rPr>
          <w:rFonts w:ascii="Times New Roman" w:hAnsi="Times New Roman" w:cs="Times New Roman"/>
          <w:sz w:val="24"/>
          <w:szCs w:val="24"/>
        </w:rPr>
        <w:t xml:space="preserve">. The accompanying policy and procedure on pediatric titrations </w:t>
      </w:r>
      <w:r w:rsidR="00B36A70" w:rsidRPr="008D756C">
        <w:rPr>
          <w:rFonts w:ascii="Times New Roman" w:hAnsi="Times New Roman" w:cs="Times New Roman"/>
          <w:sz w:val="24"/>
          <w:szCs w:val="24"/>
        </w:rPr>
        <w:t>follow</w:t>
      </w:r>
      <w:r w:rsidRPr="008D756C">
        <w:rPr>
          <w:rFonts w:ascii="Times New Roman" w:hAnsi="Times New Roman" w:cs="Times New Roman"/>
          <w:sz w:val="24"/>
          <w:szCs w:val="24"/>
        </w:rPr>
        <w:t xml:space="preserve"> the spirit of the </w:t>
      </w:r>
      <w:r w:rsidRPr="008D756C">
        <w:rPr>
          <w:rStyle w:val="Italic"/>
          <w:rFonts w:ascii="Times New Roman" w:hAnsi="Times New Roman" w:cs="Times New Roman"/>
          <w:sz w:val="24"/>
          <w:szCs w:val="24"/>
        </w:rPr>
        <w:t xml:space="preserve">Clinical Guidelines for the Manual Titration of Positive Airway Pressure in Patients with Obstructive Sleep Apnea. </w:t>
      </w:r>
      <w:r w:rsidRPr="008D756C">
        <w:rPr>
          <w:rFonts w:ascii="Times New Roman" w:hAnsi="Times New Roman" w:cs="Times New Roman"/>
          <w:sz w:val="24"/>
          <w:szCs w:val="24"/>
        </w:rPr>
        <w:t xml:space="preserve">We recognize that the guidelines from this 2008 consensus paper are </w:t>
      </w:r>
      <w:r w:rsidR="00123D80" w:rsidRPr="000119DF">
        <w:rPr>
          <w:rFonts w:ascii="Times New Roman" w:hAnsi="Times New Roman" w:cs="Times New Roman"/>
          <w:sz w:val="24"/>
          <w:szCs w:val="24"/>
        </w:rPr>
        <w:t>nonbinding</w:t>
      </w:r>
      <w:r w:rsidRPr="008D756C">
        <w:rPr>
          <w:rFonts w:ascii="Times New Roman" w:hAnsi="Times New Roman" w:cs="Times New Roman"/>
          <w:sz w:val="24"/>
          <w:szCs w:val="24"/>
        </w:rPr>
        <w:t xml:space="preserve">, and that there may be some minor deviations found in our policy. </w:t>
      </w:r>
    </w:p>
    <w:p w14:paraId="66CB4BC2" w14:textId="77777777" w:rsidR="006F47DF" w:rsidRPr="008D756C" w:rsidRDefault="006F47DF" w:rsidP="006F47DF">
      <w:pPr>
        <w:pStyle w:val="Headings-H4-SampleBodySubhead"/>
        <w:rPr>
          <w:rFonts w:ascii="Times New Roman" w:hAnsi="Times New Roman" w:cs="Times New Roman"/>
          <w:b/>
          <w:bCs/>
          <w:sz w:val="24"/>
          <w:szCs w:val="24"/>
        </w:rPr>
      </w:pPr>
      <w:r w:rsidRPr="008D756C">
        <w:rPr>
          <w:rFonts w:ascii="Times New Roman" w:hAnsi="Times New Roman" w:cs="Times New Roman"/>
          <w:b/>
          <w:bCs/>
          <w:sz w:val="24"/>
          <w:szCs w:val="24"/>
        </w:rPr>
        <w:t>POLICY</w:t>
      </w:r>
    </w:p>
    <w:p w14:paraId="20262DB7" w14:textId="0694AE73" w:rsidR="006F47DF" w:rsidRPr="008D756C" w:rsidRDefault="006F47DF" w:rsidP="006F47DF">
      <w:pPr>
        <w:pStyle w:val="Body-BodyCopy"/>
        <w:rPr>
          <w:rFonts w:ascii="Times New Roman" w:hAnsi="Times New Roman" w:cs="Times New Roman"/>
          <w:sz w:val="24"/>
          <w:szCs w:val="24"/>
        </w:rPr>
      </w:pPr>
      <w:r w:rsidRPr="008D756C">
        <w:rPr>
          <w:rFonts w:ascii="Times New Roman" w:hAnsi="Times New Roman" w:cs="Times New Roman"/>
          <w:sz w:val="24"/>
          <w:szCs w:val="24"/>
        </w:rPr>
        <w:t xml:space="preserve">All individuals who record sleep studies must follow best practices for pediatric titrations in order to attain the ideal pressure setting for their patients. Too low of pressures may cause patients to either be </w:t>
      </w:r>
      <w:proofErr w:type="spellStart"/>
      <w:r w:rsidR="00123D80" w:rsidRPr="000119DF">
        <w:rPr>
          <w:rFonts w:ascii="Times New Roman" w:hAnsi="Times New Roman" w:cs="Times New Roman"/>
          <w:sz w:val="24"/>
          <w:szCs w:val="24"/>
        </w:rPr>
        <w:t>suboptimally</w:t>
      </w:r>
      <w:proofErr w:type="spellEnd"/>
      <w:r w:rsidR="00123D80" w:rsidRPr="000119DF">
        <w:rPr>
          <w:rFonts w:ascii="Times New Roman" w:hAnsi="Times New Roman" w:cs="Times New Roman"/>
          <w:sz w:val="24"/>
          <w:szCs w:val="24"/>
        </w:rPr>
        <w:t xml:space="preserve"> </w:t>
      </w:r>
      <w:r w:rsidRPr="008D756C">
        <w:rPr>
          <w:rFonts w:ascii="Times New Roman" w:hAnsi="Times New Roman" w:cs="Times New Roman"/>
          <w:sz w:val="24"/>
          <w:szCs w:val="24"/>
        </w:rPr>
        <w:t>treated or to wake up in a panic. Too much pressure may cause the patient to experience bloating or mask leakage. Determining the appropriate pressure setting for each patient will lead to improved adherence and outcome. Pediatric titrations are not an exact science, and it is understood that technologists may need to make minor changes for individual patients. The procedure below is meant as a guideline.</w:t>
      </w:r>
    </w:p>
    <w:p w14:paraId="73B48FF5" w14:textId="77777777" w:rsidR="006F47DF" w:rsidRPr="008D756C" w:rsidRDefault="006F47DF" w:rsidP="006F47DF">
      <w:pPr>
        <w:pStyle w:val="Headings-H4-SampleBodySubhead"/>
        <w:rPr>
          <w:rFonts w:ascii="Times New Roman" w:hAnsi="Times New Roman" w:cs="Times New Roman"/>
          <w:b/>
          <w:bCs/>
          <w:sz w:val="24"/>
          <w:szCs w:val="24"/>
        </w:rPr>
      </w:pPr>
      <w:r w:rsidRPr="008D756C">
        <w:rPr>
          <w:rFonts w:ascii="Times New Roman" w:hAnsi="Times New Roman" w:cs="Times New Roman"/>
          <w:b/>
          <w:bCs/>
          <w:sz w:val="24"/>
          <w:szCs w:val="24"/>
        </w:rPr>
        <w:t>PROCEDURE</w:t>
      </w:r>
    </w:p>
    <w:p w14:paraId="710398F8" w14:textId="77777777"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Review the patient’s clinical notes for pertinent history.</w:t>
      </w:r>
    </w:p>
    <w:p w14:paraId="321062BF" w14:textId="77777777"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Review the patient’s previous sleep study or studies to assess the severity of sleep-disordered breathing, the type of respiratory events, and the position and stage at which the events were most severe. This will help to attain a better titration.</w:t>
      </w:r>
      <w:r w:rsidRPr="008D756C">
        <w:rPr>
          <w:rFonts w:ascii="Times New Roman" w:hAnsi="Times New Roman" w:cs="Times New Roman"/>
          <w:sz w:val="24"/>
          <w:szCs w:val="24"/>
        </w:rPr>
        <w:br/>
        <w:t>Example: If the patient’s sleep-disordered breathing was worse in the supine position, make sure the patient stays in the supine position as much as possible; or, if it was worse during REM sleep, minimize sleep disruption so that the patient can achieve and maintain REM sleep.</w:t>
      </w:r>
    </w:p>
    <w:p w14:paraId="39A90E95" w14:textId="10F519CB" w:rsidR="006F47DF" w:rsidRPr="008D756C" w:rsidRDefault="006F47DF" w:rsidP="00C77F72">
      <w:pPr>
        <w:pStyle w:val="Body-BodyCopy"/>
        <w:numPr>
          <w:ilvl w:val="0"/>
          <w:numId w:val="2"/>
        </w:numPr>
        <w:spacing w:after="90"/>
        <w:rPr>
          <w:rStyle w:val="Italic"/>
          <w:rFonts w:ascii="Times New Roman" w:hAnsi="Times New Roman" w:cs="Times New Roman"/>
          <w:i w:val="0"/>
          <w:sz w:val="24"/>
          <w:szCs w:val="24"/>
        </w:rPr>
      </w:pPr>
      <w:r w:rsidRPr="008D756C">
        <w:rPr>
          <w:rFonts w:ascii="Times New Roman" w:hAnsi="Times New Roman" w:cs="Times New Roman"/>
          <w:sz w:val="24"/>
          <w:szCs w:val="24"/>
        </w:rPr>
        <w:t xml:space="preserve">Application of electrodes, montages, filters, sensitivities, and scoring will be performed according to </w:t>
      </w:r>
      <w:r w:rsidR="00F17369">
        <w:rPr>
          <w:rFonts w:ascii="Times New Roman" w:hAnsi="Times New Roman" w:cs="Times New Roman"/>
          <w:sz w:val="24"/>
          <w:szCs w:val="24"/>
        </w:rPr>
        <w:t>t</w:t>
      </w:r>
      <w:r w:rsidR="00F17369" w:rsidRPr="000119DF">
        <w:rPr>
          <w:rFonts w:ascii="Times New Roman" w:hAnsi="Times New Roman" w:cs="Times New Roman"/>
          <w:sz w:val="24"/>
          <w:szCs w:val="24"/>
        </w:rPr>
        <w:t xml:space="preserve">he </w:t>
      </w:r>
      <w:r w:rsidRPr="008D756C">
        <w:rPr>
          <w:rStyle w:val="Italic"/>
          <w:rFonts w:ascii="Times New Roman" w:hAnsi="Times New Roman" w:cs="Times New Roman"/>
          <w:sz w:val="24"/>
          <w:szCs w:val="24"/>
        </w:rPr>
        <w:t xml:space="preserve">AASM Scoring Manual. </w:t>
      </w:r>
    </w:p>
    <w:p w14:paraId="469FE1CB" w14:textId="7808CED8" w:rsidR="00A211DD" w:rsidRPr="008D756C" w:rsidRDefault="00A211DD" w:rsidP="00C77F72">
      <w:pPr>
        <w:pStyle w:val="Body-BodyCopy"/>
        <w:numPr>
          <w:ilvl w:val="0"/>
          <w:numId w:val="2"/>
        </w:numPr>
        <w:spacing w:after="90"/>
        <w:rPr>
          <w:rFonts w:ascii="Times New Roman" w:hAnsi="Times New Roman" w:cs="Times New Roman"/>
          <w:i/>
          <w:iCs/>
          <w:sz w:val="24"/>
          <w:szCs w:val="24"/>
        </w:rPr>
      </w:pPr>
      <w:r w:rsidRPr="008D756C">
        <w:rPr>
          <w:rStyle w:val="Italic"/>
          <w:rFonts w:ascii="Times New Roman" w:hAnsi="Times New Roman" w:cs="Times New Roman"/>
          <w:i w:val="0"/>
          <w:iCs/>
          <w:sz w:val="24"/>
          <w:szCs w:val="24"/>
        </w:rPr>
        <w:t xml:space="preserve">Prior to the start of the </w:t>
      </w:r>
      <w:r w:rsidR="001A453B" w:rsidRPr="008D756C">
        <w:rPr>
          <w:rStyle w:val="Italic"/>
          <w:rFonts w:ascii="Times New Roman" w:hAnsi="Times New Roman" w:cs="Times New Roman"/>
          <w:i w:val="0"/>
          <w:iCs/>
          <w:sz w:val="24"/>
          <w:szCs w:val="24"/>
        </w:rPr>
        <w:t>study,</w:t>
      </w:r>
      <w:r w:rsidRPr="008D756C">
        <w:rPr>
          <w:rStyle w:val="Italic"/>
          <w:rFonts w:ascii="Times New Roman" w:hAnsi="Times New Roman" w:cs="Times New Roman"/>
          <w:i w:val="0"/>
          <w:iCs/>
          <w:sz w:val="24"/>
          <w:szCs w:val="24"/>
        </w:rPr>
        <w:t xml:space="preserve"> </w:t>
      </w:r>
      <w:r w:rsidR="00F17369">
        <w:rPr>
          <w:rStyle w:val="Italic"/>
          <w:rFonts w:ascii="Times New Roman" w:hAnsi="Times New Roman" w:cs="Times New Roman"/>
          <w:i w:val="0"/>
          <w:iCs/>
          <w:sz w:val="24"/>
          <w:szCs w:val="24"/>
        </w:rPr>
        <w:t xml:space="preserve">the </w:t>
      </w:r>
      <w:r w:rsidRPr="008D756C">
        <w:rPr>
          <w:rStyle w:val="Italic"/>
          <w:rFonts w:ascii="Times New Roman" w:hAnsi="Times New Roman" w:cs="Times New Roman"/>
          <w:i w:val="0"/>
          <w:iCs/>
          <w:sz w:val="24"/>
          <w:szCs w:val="24"/>
        </w:rPr>
        <w:t xml:space="preserve">patient should be assessed for appropriate interface. Use of </w:t>
      </w:r>
      <w:proofErr w:type="spellStart"/>
      <w:r w:rsidR="00655901" w:rsidRPr="000119DF">
        <w:rPr>
          <w:rStyle w:val="Italic"/>
          <w:rFonts w:ascii="Times New Roman" w:hAnsi="Times New Roman" w:cs="Times New Roman"/>
          <w:i w:val="0"/>
          <w:iCs/>
          <w:sz w:val="24"/>
          <w:szCs w:val="24"/>
        </w:rPr>
        <w:t>fullface</w:t>
      </w:r>
      <w:proofErr w:type="spellEnd"/>
      <w:r w:rsidR="00655901" w:rsidRPr="000119DF">
        <w:rPr>
          <w:rStyle w:val="Italic"/>
          <w:rFonts w:ascii="Times New Roman" w:hAnsi="Times New Roman" w:cs="Times New Roman"/>
          <w:i w:val="0"/>
          <w:iCs/>
          <w:sz w:val="24"/>
          <w:szCs w:val="24"/>
        </w:rPr>
        <w:t xml:space="preserve"> </w:t>
      </w:r>
      <w:r w:rsidR="00C30BAF" w:rsidRPr="008D756C">
        <w:rPr>
          <w:rStyle w:val="Italic"/>
          <w:rFonts w:ascii="Times New Roman" w:hAnsi="Times New Roman" w:cs="Times New Roman"/>
          <w:i w:val="0"/>
          <w:iCs/>
          <w:sz w:val="24"/>
          <w:szCs w:val="24"/>
        </w:rPr>
        <w:t>masks</w:t>
      </w:r>
      <w:r w:rsidRPr="008D756C">
        <w:rPr>
          <w:rStyle w:val="Italic"/>
          <w:rFonts w:ascii="Times New Roman" w:hAnsi="Times New Roman" w:cs="Times New Roman"/>
          <w:i w:val="0"/>
          <w:iCs/>
          <w:sz w:val="24"/>
          <w:szCs w:val="24"/>
        </w:rPr>
        <w:t xml:space="preserve"> is limited in the pediatric po</w:t>
      </w:r>
      <w:r w:rsidR="00C30BAF" w:rsidRPr="008D756C">
        <w:rPr>
          <w:rStyle w:val="Italic"/>
          <w:rFonts w:ascii="Times New Roman" w:hAnsi="Times New Roman" w:cs="Times New Roman"/>
          <w:i w:val="0"/>
          <w:iCs/>
          <w:sz w:val="24"/>
          <w:szCs w:val="24"/>
        </w:rPr>
        <w:t xml:space="preserve">pulation and indications for use should be made clear by the medical director.  </w:t>
      </w:r>
    </w:p>
    <w:p w14:paraId="33FED231" w14:textId="25BB31A6" w:rsidR="006F47DF" w:rsidRPr="008D756C" w:rsidRDefault="006F47DF" w:rsidP="00E427FC">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Begin the patient on a setting of </w:t>
      </w:r>
      <w:r w:rsidR="0091174A">
        <w:rPr>
          <w:rFonts w:ascii="Times New Roman" w:hAnsi="Times New Roman" w:cs="Times New Roman"/>
          <w:sz w:val="24"/>
          <w:szCs w:val="24"/>
        </w:rPr>
        <w:t>4</w:t>
      </w:r>
      <w:r w:rsidR="0091174A"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cm of water. If the patient is morbidly obese or unable to fall asleep on the setting of </w:t>
      </w:r>
      <w:r w:rsidR="0091174A">
        <w:rPr>
          <w:rFonts w:ascii="Times New Roman" w:hAnsi="Times New Roman" w:cs="Times New Roman"/>
          <w:sz w:val="24"/>
          <w:szCs w:val="24"/>
        </w:rPr>
        <w:t>4</w:t>
      </w:r>
      <w:r w:rsidR="0091174A" w:rsidRPr="008D756C">
        <w:rPr>
          <w:rFonts w:ascii="Times New Roman" w:hAnsi="Times New Roman" w:cs="Times New Roman"/>
          <w:sz w:val="24"/>
          <w:szCs w:val="24"/>
        </w:rPr>
        <w:t xml:space="preserve"> </w:t>
      </w:r>
      <w:r w:rsidRPr="008D756C">
        <w:rPr>
          <w:rFonts w:ascii="Times New Roman" w:hAnsi="Times New Roman" w:cs="Times New Roman"/>
          <w:sz w:val="24"/>
          <w:szCs w:val="24"/>
        </w:rPr>
        <w:t>cm of water, higher starting pressures may be needed. Bilevel titration should begin at 8/4 cm of water.</w:t>
      </w:r>
    </w:p>
    <w:p w14:paraId="582434B0" w14:textId="395253A4" w:rsidR="00A211DD"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If </w:t>
      </w:r>
      <w:r w:rsidR="0086293B" w:rsidRPr="008D756C">
        <w:rPr>
          <w:rFonts w:ascii="Times New Roman" w:hAnsi="Times New Roman" w:cs="Times New Roman"/>
          <w:sz w:val="24"/>
          <w:szCs w:val="24"/>
        </w:rPr>
        <w:t xml:space="preserve">obstructive </w:t>
      </w:r>
      <w:r w:rsidRPr="008D756C">
        <w:rPr>
          <w:rFonts w:ascii="Times New Roman" w:hAnsi="Times New Roman" w:cs="Times New Roman"/>
          <w:sz w:val="24"/>
          <w:szCs w:val="24"/>
        </w:rPr>
        <w:t>apneas or hypopneas are present</w:t>
      </w:r>
      <w:r w:rsidR="0086293B" w:rsidRPr="008D756C">
        <w:rPr>
          <w:rFonts w:ascii="Times New Roman" w:hAnsi="Times New Roman" w:cs="Times New Roman"/>
          <w:sz w:val="24"/>
          <w:szCs w:val="24"/>
        </w:rPr>
        <w:t xml:space="preserve"> based on the PAP flow signal</w:t>
      </w:r>
      <w:r w:rsidRPr="008D756C">
        <w:rPr>
          <w:rFonts w:ascii="Times New Roman" w:hAnsi="Times New Roman" w:cs="Times New Roman"/>
          <w:sz w:val="24"/>
          <w:szCs w:val="24"/>
        </w:rPr>
        <w:t xml:space="preserve">, pressure settings should be increased by </w:t>
      </w:r>
      <w:r w:rsidR="0091174A">
        <w:rPr>
          <w:rFonts w:ascii="Times New Roman" w:hAnsi="Times New Roman" w:cs="Times New Roman"/>
          <w:sz w:val="24"/>
          <w:szCs w:val="24"/>
        </w:rPr>
        <w:t>1</w:t>
      </w:r>
      <w:r w:rsidR="0091174A"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cm of water (inspiratory and expiratory settings should be increased by </w:t>
      </w:r>
      <w:r w:rsidR="0091174A">
        <w:rPr>
          <w:rFonts w:ascii="Times New Roman" w:hAnsi="Times New Roman" w:cs="Times New Roman"/>
          <w:sz w:val="24"/>
          <w:szCs w:val="24"/>
        </w:rPr>
        <w:t>1</w:t>
      </w:r>
      <w:r w:rsidR="0091174A" w:rsidRPr="008D756C">
        <w:rPr>
          <w:rFonts w:ascii="Times New Roman" w:hAnsi="Times New Roman" w:cs="Times New Roman"/>
          <w:sz w:val="24"/>
          <w:szCs w:val="24"/>
        </w:rPr>
        <w:t xml:space="preserve"> </w:t>
      </w:r>
      <w:r w:rsidRPr="008D756C">
        <w:rPr>
          <w:rFonts w:ascii="Times New Roman" w:hAnsi="Times New Roman" w:cs="Times New Roman"/>
          <w:sz w:val="24"/>
          <w:szCs w:val="24"/>
        </w:rPr>
        <w:t>cm of water each if bilevel titration)</w:t>
      </w:r>
      <w:r w:rsidR="001A453B"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and maintained for at least </w:t>
      </w:r>
      <w:r w:rsidR="0091174A">
        <w:rPr>
          <w:rFonts w:ascii="Times New Roman" w:hAnsi="Times New Roman" w:cs="Times New Roman"/>
          <w:sz w:val="24"/>
          <w:szCs w:val="24"/>
        </w:rPr>
        <w:t>5</w:t>
      </w:r>
      <w:r w:rsidR="0091174A"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minutes to determine if events improve or resolve. Pressure </w:t>
      </w:r>
      <w:r w:rsidRPr="008D756C">
        <w:rPr>
          <w:rFonts w:ascii="Times New Roman" w:hAnsi="Times New Roman" w:cs="Times New Roman"/>
          <w:sz w:val="24"/>
          <w:szCs w:val="24"/>
        </w:rPr>
        <w:lastRenderedPageBreak/>
        <w:t xml:space="preserve">settings may need to be increased more quickly during REM sleep given the limited amount of REM during sleep and the need to treat events during this stage. </w:t>
      </w:r>
    </w:p>
    <w:p w14:paraId="51D27F29" w14:textId="5F5FC056"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The recommended </w:t>
      </w:r>
      <w:r w:rsidR="00A211DD" w:rsidRPr="008D756C">
        <w:rPr>
          <w:rFonts w:ascii="Times New Roman" w:hAnsi="Times New Roman" w:cs="Times New Roman"/>
          <w:sz w:val="24"/>
          <w:szCs w:val="24"/>
        </w:rPr>
        <w:t xml:space="preserve">CPAP </w:t>
      </w:r>
      <w:r w:rsidRPr="008D756C">
        <w:rPr>
          <w:rFonts w:ascii="Times New Roman" w:hAnsi="Times New Roman" w:cs="Times New Roman"/>
          <w:sz w:val="24"/>
          <w:szCs w:val="24"/>
        </w:rPr>
        <w:t xml:space="preserve">maximum is </w:t>
      </w:r>
      <w:r w:rsidR="00A211DD" w:rsidRPr="008D756C">
        <w:rPr>
          <w:rFonts w:ascii="Times New Roman" w:hAnsi="Times New Roman" w:cs="Times New Roman"/>
          <w:sz w:val="24"/>
          <w:szCs w:val="24"/>
        </w:rPr>
        <w:t xml:space="preserve">15 cm of water for </w:t>
      </w:r>
      <w:del w:id="0" w:author="Kristina Paprocki" w:date="2024-11-14T09:05:00Z" w16du:dateUtc="2024-11-14T15:05:00Z">
        <w:r w:rsidR="00A211DD" w:rsidRPr="008D756C" w:rsidDel="00FA380D">
          <w:rPr>
            <w:rFonts w:ascii="Times New Roman" w:hAnsi="Times New Roman" w:cs="Times New Roman"/>
            <w:sz w:val="24"/>
            <w:szCs w:val="24"/>
          </w:rPr>
          <w:delText xml:space="preserve">patients </w:delText>
        </w:r>
        <w:r w:rsidR="0091174A" w:rsidDel="00FA380D">
          <w:rPr>
            <w:rFonts w:ascii="Times New Roman" w:hAnsi="Times New Roman" w:cs="Times New Roman"/>
            <w:sz w:val="24"/>
            <w:szCs w:val="24"/>
          </w:rPr>
          <w:delText xml:space="preserve"> less</w:delText>
        </w:r>
      </w:del>
      <w:ins w:id="1" w:author="Kristina Paprocki" w:date="2024-11-14T09:05:00Z" w16du:dateUtc="2024-11-14T15:05:00Z">
        <w:r w:rsidR="00FA380D" w:rsidRPr="008D756C">
          <w:rPr>
            <w:rFonts w:ascii="Times New Roman" w:hAnsi="Times New Roman" w:cs="Times New Roman"/>
            <w:sz w:val="24"/>
            <w:szCs w:val="24"/>
          </w:rPr>
          <w:t xml:space="preserve">patients </w:t>
        </w:r>
        <w:r w:rsidR="00FA380D">
          <w:rPr>
            <w:rFonts w:ascii="Times New Roman" w:hAnsi="Times New Roman" w:cs="Times New Roman"/>
            <w:sz w:val="24"/>
            <w:szCs w:val="24"/>
          </w:rPr>
          <w:t>less</w:t>
        </w:r>
      </w:ins>
      <w:r w:rsidR="0091174A">
        <w:rPr>
          <w:rFonts w:ascii="Times New Roman" w:hAnsi="Times New Roman" w:cs="Times New Roman"/>
          <w:sz w:val="24"/>
          <w:szCs w:val="24"/>
        </w:rPr>
        <w:t xml:space="preserve"> than</w:t>
      </w:r>
      <w:r w:rsidR="00A211DD" w:rsidRPr="008D756C">
        <w:rPr>
          <w:rFonts w:ascii="Times New Roman" w:hAnsi="Times New Roman" w:cs="Times New Roman"/>
          <w:sz w:val="24"/>
          <w:szCs w:val="24"/>
        </w:rPr>
        <w:t>12 years</w:t>
      </w:r>
      <w:r w:rsidR="0091174A">
        <w:rPr>
          <w:rFonts w:ascii="Times New Roman" w:hAnsi="Times New Roman" w:cs="Times New Roman"/>
          <w:sz w:val="24"/>
          <w:szCs w:val="24"/>
        </w:rPr>
        <w:t xml:space="preserve"> old</w:t>
      </w:r>
      <w:r w:rsidR="00A211DD" w:rsidRPr="008D756C">
        <w:rPr>
          <w:rFonts w:ascii="Times New Roman" w:hAnsi="Times New Roman" w:cs="Times New Roman"/>
          <w:sz w:val="24"/>
          <w:szCs w:val="24"/>
        </w:rPr>
        <w:t xml:space="preserve"> and </w:t>
      </w:r>
      <w:r w:rsidRPr="008D756C">
        <w:rPr>
          <w:rFonts w:ascii="Times New Roman" w:hAnsi="Times New Roman" w:cs="Times New Roman"/>
          <w:sz w:val="24"/>
          <w:szCs w:val="24"/>
        </w:rPr>
        <w:t>20</w:t>
      </w:r>
      <w:r w:rsidR="00A211DD" w:rsidRPr="008D756C">
        <w:rPr>
          <w:rFonts w:ascii="Times New Roman" w:hAnsi="Times New Roman" w:cs="Times New Roman"/>
          <w:sz w:val="24"/>
          <w:szCs w:val="24"/>
        </w:rPr>
        <w:t xml:space="preserve"> </w:t>
      </w:r>
      <w:r w:rsidRPr="008D756C">
        <w:rPr>
          <w:rFonts w:ascii="Times New Roman" w:hAnsi="Times New Roman" w:cs="Times New Roman"/>
          <w:sz w:val="24"/>
          <w:szCs w:val="24"/>
        </w:rPr>
        <w:t>cm</w:t>
      </w:r>
      <w:r w:rsidR="00A211DD" w:rsidRPr="008D756C">
        <w:rPr>
          <w:rFonts w:ascii="Times New Roman" w:hAnsi="Times New Roman" w:cs="Times New Roman"/>
          <w:sz w:val="24"/>
          <w:szCs w:val="24"/>
        </w:rPr>
        <w:t xml:space="preserve"> for patients</w:t>
      </w:r>
      <w:del w:id="2" w:author="Kristina Paprocki" w:date="2024-11-14T09:05:00Z" w16du:dateUtc="2024-11-14T15:05:00Z">
        <w:r w:rsidR="00A211DD" w:rsidRPr="008D756C" w:rsidDel="00FA380D">
          <w:rPr>
            <w:rFonts w:ascii="Times New Roman" w:hAnsi="Times New Roman" w:cs="Times New Roman"/>
            <w:sz w:val="24"/>
            <w:szCs w:val="24"/>
          </w:rPr>
          <w:delText xml:space="preserve">  </w:delText>
        </w:r>
      </w:del>
      <w:r w:rsidR="00A211DD" w:rsidRPr="008D756C">
        <w:rPr>
          <w:rFonts w:ascii="Times New Roman" w:hAnsi="Times New Roman" w:cs="Times New Roman"/>
          <w:sz w:val="24"/>
          <w:szCs w:val="24"/>
        </w:rPr>
        <w:t>12 years</w:t>
      </w:r>
      <w:r w:rsidR="0091174A">
        <w:rPr>
          <w:rFonts w:ascii="Times New Roman" w:hAnsi="Times New Roman" w:cs="Times New Roman"/>
          <w:sz w:val="24"/>
          <w:szCs w:val="24"/>
        </w:rPr>
        <w:t xml:space="preserve"> or older</w:t>
      </w:r>
      <w:r w:rsidR="00A211DD" w:rsidRPr="008D756C">
        <w:rPr>
          <w:rFonts w:ascii="Times New Roman" w:hAnsi="Times New Roman" w:cs="Times New Roman"/>
          <w:sz w:val="24"/>
          <w:szCs w:val="24"/>
        </w:rPr>
        <w:t xml:space="preserve">.  For bilevel titration of sleep apnea (BPAP), the recommended maximum IPAP is 20 cm of water for patients </w:t>
      </w:r>
      <w:r w:rsidR="0091174A">
        <w:rPr>
          <w:rFonts w:ascii="Times New Roman" w:hAnsi="Times New Roman" w:cs="Times New Roman"/>
          <w:sz w:val="24"/>
          <w:szCs w:val="24"/>
        </w:rPr>
        <w:t>less than</w:t>
      </w:r>
      <w:r w:rsidR="0091174A" w:rsidRPr="0091174A" w:rsidDel="0091174A">
        <w:rPr>
          <w:rFonts w:ascii="Times New Roman" w:hAnsi="Times New Roman" w:cs="Times New Roman"/>
          <w:sz w:val="24"/>
          <w:szCs w:val="24"/>
        </w:rPr>
        <w:t xml:space="preserve"> </w:t>
      </w:r>
      <w:r w:rsidR="00A211DD" w:rsidRPr="008D756C">
        <w:rPr>
          <w:rFonts w:ascii="Times New Roman" w:hAnsi="Times New Roman" w:cs="Times New Roman"/>
          <w:sz w:val="24"/>
          <w:szCs w:val="24"/>
        </w:rPr>
        <w:t>12 years</w:t>
      </w:r>
      <w:r w:rsidR="0091174A">
        <w:rPr>
          <w:rFonts w:ascii="Times New Roman" w:hAnsi="Times New Roman" w:cs="Times New Roman"/>
          <w:sz w:val="24"/>
          <w:szCs w:val="24"/>
        </w:rPr>
        <w:t xml:space="preserve"> old</w:t>
      </w:r>
      <w:r w:rsidR="00A211DD" w:rsidRPr="008D756C">
        <w:rPr>
          <w:rFonts w:ascii="Times New Roman" w:hAnsi="Times New Roman" w:cs="Times New Roman"/>
          <w:sz w:val="24"/>
          <w:szCs w:val="24"/>
        </w:rPr>
        <w:t xml:space="preserve"> and 30 cm for patients 12 years</w:t>
      </w:r>
      <w:r w:rsidR="0091174A">
        <w:rPr>
          <w:rFonts w:ascii="Times New Roman" w:hAnsi="Times New Roman" w:cs="Times New Roman"/>
          <w:sz w:val="24"/>
          <w:szCs w:val="24"/>
        </w:rPr>
        <w:t xml:space="preserve"> or older</w:t>
      </w:r>
      <w:r w:rsidR="00A211DD" w:rsidRPr="008D756C">
        <w:rPr>
          <w:rFonts w:ascii="Times New Roman" w:hAnsi="Times New Roman" w:cs="Times New Roman"/>
          <w:sz w:val="24"/>
          <w:szCs w:val="24"/>
        </w:rPr>
        <w:t xml:space="preserve">.  </w:t>
      </w:r>
      <w:r w:rsidR="00C30BAF" w:rsidRPr="008D756C">
        <w:rPr>
          <w:rFonts w:ascii="Times New Roman" w:hAnsi="Times New Roman" w:cs="Times New Roman"/>
          <w:sz w:val="24"/>
          <w:szCs w:val="24"/>
        </w:rPr>
        <w:t xml:space="preserve">A </w:t>
      </w:r>
      <w:r w:rsidR="00C30BAF" w:rsidRPr="008D756C">
        <w:rPr>
          <w:rFonts w:ascii="Times New Roman" w:hAnsi="Times New Roman" w:cs="Times New Roman"/>
          <w:i/>
          <w:iCs/>
          <w:sz w:val="24"/>
          <w:szCs w:val="24"/>
        </w:rPr>
        <w:t xml:space="preserve">minimum </w:t>
      </w:r>
      <w:r w:rsidR="00C30BAF" w:rsidRPr="008D756C">
        <w:rPr>
          <w:rFonts w:ascii="Times New Roman" w:hAnsi="Times New Roman" w:cs="Times New Roman"/>
          <w:sz w:val="24"/>
          <w:szCs w:val="24"/>
        </w:rPr>
        <w:t xml:space="preserve">IPAP-EPAP differential of </w:t>
      </w:r>
      <w:r w:rsidR="0091174A">
        <w:rPr>
          <w:rFonts w:ascii="Times New Roman" w:hAnsi="Times New Roman" w:cs="Times New Roman"/>
          <w:sz w:val="24"/>
          <w:szCs w:val="24"/>
        </w:rPr>
        <w:t>4</w:t>
      </w:r>
      <w:r w:rsidR="0091174A" w:rsidRPr="008D756C">
        <w:rPr>
          <w:rFonts w:ascii="Times New Roman" w:hAnsi="Times New Roman" w:cs="Times New Roman"/>
          <w:sz w:val="24"/>
          <w:szCs w:val="24"/>
        </w:rPr>
        <w:t xml:space="preserve"> </w:t>
      </w:r>
      <w:r w:rsidR="00C30BAF" w:rsidRPr="008D756C">
        <w:rPr>
          <w:rFonts w:ascii="Times New Roman" w:hAnsi="Times New Roman" w:cs="Times New Roman"/>
          <w:sz w:val="24"/>
          <w:szCs w:val="24"/>
        </w:rPr>
        <w:t xml:space="preserve">cm of water must be maintained at all </w:t>
      </w:r>
      <w:r w:rsidR="001A453B" w:rsidRPr="008D756C">
        <w:rPr>
          <w:rFonts w:ascii="Times New Roman" w:hAnsi="Times New Roman" w:cs="Times New Roman"/>
          <w:sz w:val="24"/>
          <w:szCs w:val="24"/>
        </w:rPr>
        <w:t>times</w:t>
      </w:r>
      <w:r w:rsidR="00C30BAF" w:rsidRPr="008D756C">
        <w:rPr>
          <w:rFonts w:ascii="Times New Roman" w:hAnsi="Times New Roman" w:cs="Times New Roman"/>
          <w:sz w:val="24"/>
          <w:szCs w:val="24"/>
        </w:rPr>
        <w:t xml:space="preserve">.  </w:t>
      </w:r>
    </w:p>
    <w:p w14:paraId="13652E2D" w14:textId="121B2B81"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If a mask leak occurs, the </w:t>
      </w:r>
      <w:r w:rsidR="005A483A" w:rsidRPr="000119DF">
        <w:rPr>
          <w:rFonts w:ascii="Times New Roman" w:hAnsi="Times New Roman" w:cs="Times New Roman"/>
          <w:sz w:val="24"/>
          <w:szCs w:val="24"/>
        </w:rPr>
        <w:t>tech</w:t>
      </w:r>
      <w:r w:rsidR="005A483A">
        <w:rPr>
          <w:rFonts w:ascii="Times New Roman" w:hAnsi="Times New Roman" w:cs="Times New Roman"/>
          <w:sz w:val="24"/>
          <w:szCs w:val="24"/>
        </w:rPr>
        <w:t>nician</w:t>
      </w:r>
      <w:r w:rsidR="005A483A" w:rsidRPr="000119DF">
        <w:rPr>
          <w:rFonts w:ascii="Times New Roman" w:hAnsi="Times New Roman" w:cs="Times New Roman"/>
          <w:sz w:val="24"/>
          <w:szCs w:val="24"/>
        </w:rPr>
        <w:t xml:space="preserve"> </w:t>
      </w:r>
      <w:r w:rsidRPr="008D756C">
        <w:rPr>
          <w:rFonts w:ascii="Times New Roman" w:hAnsi="Times New Roman" w:cs="Times New Roman"/>
          <w:sz w:val="24"/>
          <w:szCs w:val="24"/>
        </w:rPr>
        <w:t xml:space="preserve">should first fix the leak before raising the pressure. Otherwise, the final pressure setting chosen for the patient may be too high. Once the mask leak has been fixed, decrease the pressure to the last setting where mouth breathing and/or mask leakage was not present, and then </w:t>
      </w:r>
      <w:proofErr w:type="spellStart"/>
      <w:r w:rsidRPr="008D756C">
        <w:rPr>
          <w:rFonts w:ascii="Times New Roman" w:hAnsi="Times New Roman" w:cs="Times New Roman"/>
          <w:sz w:val="24"/>
          <w:szCs w:val="24"/>
        </w:rPr>
        <w:t>retitrate</w:t>
      </w:r>
      <w:proofErr w:type="spellEnd"/>
      <w:r w:rsidRPr="008D756C">
        <w:rPr>
          <w:rFonts w:ascii="Times New Roman" w:hAnsi="Times New Roman" w:cs="Times New Roman"/>
          <w:sz w:val="24"/>
          <w:szCs w:val="24"/>
        </w:rPr>
        <w:t xml:space="preserve"> as indicated. Make sure to document directly on the study the steps taken to resolve the leak, and the type of masks used. Pressure settings usually do not need to be set as high with a nasal mask than with a </w:t>
      </w:r>
      <w:proofErr w:type="spellStart"/>
      <w:r w:rsidR="005A483A" w:rsidRPr="000119DF">
        <w:rPr>
          <w:rFonts w:ascii="Times New Roman" w:hAnsi="Times New Roman" w:cs="Times New Roman"/>
          <w:sz w:val="24"/>
          <w:szCs w:val="24"/>
        </w:rPr>
        <w:t>fullface</w:t>
      </w:r>
      <w:proofErr w:type="spellEnd"/>
      <w:r w:rsidR="005A483A" w:rsidRPr="000119DF">
        <w:rPr>
          <w:rFonts w:ascii="Times New Roman" w:hAnsi="Times New Roman" w:cs="Times New Roman"/>
          <w:sz w:val="24"/>
          <w:szCs w:val="24"/>
        </w:rPr>
        <w:t xml:space="preserve"> </w:t>
      </w:r>
      <w:r w:rsidRPr="008D756C">
        <w:rPr>
          <w:rFonts w:ascii="Times New Roman" w:hAnsi="Times New Roman" w:cs="Times New Roman"/>
          <w:sz w:val="24"/>
          <w:szCs w:val="24"/>
        </w:rPr>
        <w:t xml:space="preserve">mask. </w:t>
      </w:r>
    </w:p>
    <w:p w14:paraId="2BA92581" w14:textId="77777777"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The recoding technologist should document directly on the study at least every 30 minutes.</w:t>
      </w:r>
    </w:p>
    <w:p w14:paraId="13107F56" w14:textId="77777777"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If the patient takes a break from wearing the mask, do not decrease the pressure on attempted return to sleep unless the patient remains awake for 15 minutes, or the patient specifically requests that the pressure be lowered.</w:t>
      </w:r>
    </w:p>
    <w:p w14:paraId="7AF1C5EE" w14:textId="77777777"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Do not raise pressure settings for central apneas. If the patient develops central apneas, pressure setting may need to be lowered.</w:t>
      </w:r>
    </w:p>
    <w:p w14:paraId="32D9A299" w14:textId="3760B1D4"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If the patient is unable to tolerate CPAP secondary to 1) Persistent mouth breathing despite use of a </w:t>
      </w:r>
      <w:proofErr w:type="spellStart"/>
      <w:r w:rsidR="00B71B33" w:rsidRPr="000119DF">
        <w:rPr>
          <w:rFonts w:ascii="Times New Roman" w:hAnsi="Times New Roman" w:cs="Times New Roman"/>
          <w:sz w:val="24"/>
          <w:szCs w:val="24"/>
        </w:rPr>
        <w:t>fullface</w:t>
      </w:r>
      <w:proofErr w:type="spellEnd"/>
      <w:r w:rsidRPr="008D756C">
        <w:rPr>
          <w:rFonts w:ascii="Times New Roman" w:hAnsi="Times New Roman" w:cs="Times New Roman"/>
          <w:sz w:val="24"/>
          <w:szCs w:val="24"/>
        </w:rPr>
        <w:t xml:space="preserve"> mask/chin strap; 2) Inability to exhale against higher expiratory pressures (typically around 15 cm of water in pediatric patients); or 3) has frequent central apneas; the use of bilevel positive airway pressure may be indicated. </w:t>
      </w:r>
      <w:r w:rsidR="00E427FC" w:rsidRPr="008D756C">
        <w:rPr>
          <w:rFonts w:ascii="Times New Roman" w:hAnsi="Times New Roman" w:cs="Times New Roman"/>
          <w:sz w:val="24"/>
          <w:szCs w:val="24"/>
        </w:rPr>
        <w:t>Document directly in the study the rationale for switching the patient from CPAP to BiPAP.</w:t>
      </w:r>
    </w:p>
    <w:p w14:paraId="623F8D1D" w14:textId="07AE13E1" w:rsidR="006F47DF" w:rsidRPr="008D756C" w:rsidRDefault="006F47D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 xml:space="preserve">Ensure that supine sleep </w:t>
      </w:r>
      <w:r w:rsidR="00126202">
        <w:rPr>
          <w:rFonts w:ascii="Times New Roman" w:hAnsi="Times New Roman" w:cs="Times New Roman"/>
          <w:sz w:val="24"/>
          <w:szCs w:val="24"/>
        </w:rPr>
        <w:t>is visible</w:t>
      </w:r>
      <w:r w:rsidRPr="008D756C">
        <w:rPr>
          <w:rFonts w:ascii="Times New Roman" w:hAnsi="Times New Roman" w:cs="Times New Roman"/>
          <w:sz w:val="24"/>
          <w:szCs w:val="24"/>
        </w:rPr>
        <w:t xml:space="preserve"> on the chosen setting. Going above the chosen setting by one half or </w:t>
      </w:r>
      <w:r w:rsidR="00126202">
        <w:rPr>
          <w:rFonts w:ascii="Times New Roman" w:hAnsi="Times New Roman" w:cs="Times New Roman"/>
          <w:sz w:val="24"/>
          <w:szCs w:val="24"/>
        </w:rPr>
        <w:t>1</w:t>
      </w:r>
      <w:r w:rsidR="00126202"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cm of water to show range may be helpful to ensure that the correct pressure has been established. </w:t>
      </w:r>
    </w:p>
    <w:p w14:paraId="29F5AE50" w14:textId="2FC6255E" w:rsidR="00C30BAF" w:rsidRPr="008D756C" w:rsidRDefault="00C30BAF" w:rsidP="00C77F72">
      <w:pPr>
        <w:pStyle w:val="Body-BodyCopy"/>
        <w:numPr>
          <w:ilvl w:val="0"/>
          <w:numId w:val="2"/>
        </w:numPr>
        <w:spacing w:after="90"/>
        <w:rPr>
          <w:rFonts w:ascii="Times New Roman" w:hAnsi="Times New Roman" w:cs="Times New Roman"/>
          <w:sz w:val="24"/>
          <w:szCs w:val="24"/>
        </w:rPr>
      </w:pPr>
      <w:r w:rsidRPr="008D756C">
        <w:rPr>
          <w:rFonts w:ascii="Times New Roman" w:hAnsi="Times New Roman" w:cs="Times New Roman"/>
          <w:sz w:val="24"/>
          <w:szCs w:val="24"/>
        </w:rPr>
        <w:t>Titrations that are being done for reasons other than obstructive sleep apnea, i</w:t>
      </w:r>
      <w:r w:rsidR="00126202">
        <w:rPr>
          <w:rFonts w:ascii="Times New Roman" w:hAnsi="Times New Roman" w:cs="Times New Roman"/>
          <w:sz w:val="24"/>
          <w:szCs w:val="24"/>
        </w:rPr>
        <w:t>.</w:t>
      </w:r>
      <w:r w:rsidRPr="008D756C">
        <w:rPr>
          <w:rFonts w:ascii="Times New Roman" w:hAnsi="Times New Roman" w:cs="Times New Roman"/>
          <w:sz w:val="24"/>
          <w:szCs w:val="24"/>
        </w:rPr>
        <w:t>e.</w:t>
      </w:r>
      <w:r w:rsidR="00126202">
        <w:rPr>
          <w:rFonts w:ascii="Times New Roman" w:hAnsi="Times New Roman" w:cs="Times New Roman"/>
          <w:sz w:val="24"/>
          <w:szCs w:val="24"/>
        </w:rPr>
        <w:t>,</w:t>
      </w:r>
      <w:r w:rsidR="00C617B6" w:rsidRPr="008D756C">
        <w:rPr>
          <w:rFonts w:ascii="Times New Roman" w:hAnsi="Times New Roman" w:cs="Times New Roman"/>
          <w:sz w:val="24"/>
          <w:szCs w:val="24"/>
        </w:rPr>
        <w:t xml:space="preserve"> </w:t>
      </w:r>
      <w:r w:rsidRPr="008D756C">
        <w:rPr>
          <w:rFonts w:ascii="Times New Roman" w:hAnsi="Times New Roman" w:cs="Times New Roman"/>
          <w:sz w:val="24"/>
          <w:szCs w:val="24"/>
        </w:rPr>
        <w:t xml:space="preserve">for hypoventilation or </w:t>
      </w:r>
      <w:r w:rsidR="006940B4" w:rsidRPr="000119DF">
        <w:rPr>
          <w:rFonts w:ascii="Times New Roman" w:hAnsi="Times New Roman" w:cs="Times New Roman"/>
          <w:sz w:val="24"/>
          <w:szCs w:val="24"/>
        </w:rPr>
        <w:t xml:space="preserve">noninvasive </w:t>
      </w:r>
      <w:r w:rsidRPr="008D756C">
        <w:rPr>
          <w:rFonts w:ascii="Times New Roman" w:hAnsi="Times New Roman" w:cs="Times New Roman"/>
          <w:sz w:val="24"/>
          <w:szCs w:val="24"/>
        </w:rPr>
        <w:t>ventilation, will typical</w:t>
      </w:r>
      <w:r w:rsidR="00C617B6" w:rsidRPr="008D756C">
        <w:rPr>
          <w:rFonts w:ascii="Times New Roman" w:hAnsi="Times New Roman" w:cs="Times New Roman"/>
          <w:sz w:val="24"/>
          <w:szCs w:val="24"/>
        </w:rPr>
        <w:t>ly</w:t>
      </w:r>
      <w:r w:rsidRPr="008D756C">
        <w:rPr>
          <w:rFonts w:ascii="Times New Roman" w:hAnsi="Times New Roman" w:cs="Times New Roman"/>
          <w:sz w:val="24"/>
          <w:szCs w:val="24"/>
        </w:rPr>
        <w:t xml:space="preserve"> involve a </w:t>
      </w:r>
      <w:r w:rsidR="006940B4" w:rsidRPr="000119DF">
        <w:rPr>
          <w:rFonts w:ascii="Times New Roman" w:hAnsi="Times New Roman" w:cs="Times New Roman"/>
          <w:sz w:val="24"/>
          <w:szCs w:val="24"/>
        </w:rPr>
        <w:t xml:space="preserve">backup </w:t>
      </w:r>
      <w:r w:rsidRPr="008D756C">
        <w:rPr>
          <w:rFonts w:ascii="Times New Roman" w:hAnsi="Times New Roman" w:cs="Times New Roman"/>
          <w:sz w:val="24"/>
          <w:szCs w:val="24"/>
        </w:rPr>
        <w:t xml:space="preserve">rate and will have a separate protocol. </w:t>
      </w:r>
    </w:p>
    <w:p w14:paraId="54DD078B" w14:textId="6D144007" w:rsidR="00034589" w:rsidRPr="008D756C" w:rsidRDefault="00034589">
      <w:pPr>
        <w:rPr>
          <w:rFonts w:ascii="Times New Roman" w:hAnsi="Times New Roman" w:cs="Times New Roman"/>
          <w:b/>
          <w:caps/>
          <w:color w:val="00667C"/>
          <w:szCs w:val="24"/>
        </w:rPr>
      </w:pPr>
    </w:p>
    <w:sectPr w:rsidR="00034589" w:rsidRPr="008D756C" w:rsidSect="00C77F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0C38AD"/>
    <w:multiLevelType w:val="singleLevel"/>
    <w:tmpl w:val="1ED2AFE8"/>
    <w:lvl w:ilvl="0">
      <w:start w:val="1"/>
      <w:numFmt w:val="decimal"/>
      <w:lvlText w:val="%1."/>
      <w:lvlJc w:val="left"/>
      <w:pPr>
        <w:tabs>
          <w:tab w:val="num" w:pos="0"/>
        </w:tabs>
        <w:ind w:left="540" w:right="0" w:hanging="540"/>
      </w:pPr>
    </w:lvl>
  </w:abstractNum>
  <w:abstractNum w:abstractNumId="1" w15:restartNumberingAfterBreak="0">
    <w:nsid w:val="7B234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6971385">
    <w:abstractNumId w:val="0"/>
  </w:num>
  <w:num w:numId="2" w16cid:durableId="11163653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DF"/>
    <w:rsid w:val="00034589"/>
    <w:rsid w:val="000758A2"/>
    <w:rsid w:val="000A037A"/>
    <w:rsid w:val="00123D80"/>
    <w:rsid w:val="00126202"/>
    <w:rsid w:val="001A453B"/>
    <w:rsid w:val="00247041"/>
    <w:rsid w:val="002D6D97"/>
    <w:rsid w:val="003C2015"/>
    <w:rsid w:val="00446CE2"/>
    <w:rsid w:val="00486DB9"/>
    <w:rsid w:val="005A483A"/>
    <w:rsid w:val="005E5742"/>
    <w:rsid w:val="00655901"/>
    <w:rsid w:val="006940B4"/>
    <w:rsid w:val="006F47DF"/>
    <w:rsid w:val="007230F4"/>
    <w:rsid w:val="00831CDF"/>
    <w:rsid w:val="0086293B"/>
    <w:rsid w:val="0088044D"/>
    <w:rsid w:val="008D756C"/>
    <w:rsid w:val="0091174A"/>
    <w:rsid w:val="00A211DD"/>
    <w:rsid w:val="00A65998"/>
    <w:rsid w:val="00B36A70"/>
    <w:rsid w:val="00B71B33"/>
    <w:rsid w:val="00B95690"/>
    <w:rsid w:val="00C27D41"/>
    <w:rsid w:val="00C30BAF"/>
    <w:rsid w:val="00C617B6"/>
    <w:rsid w:val="00C77F72"/>
    <w:rsid w:val="00D05CC2"/>
    <w:rsid w:val="00D4397A"/>
    <w:rsid w:val="00E427FC"/>
    <w:rsid w:val="00E428F2"/>
    <w:rsid w:val="00ED7478"/>
    <w:rsid w:val="00EF702A"/>
    <w:rsid w:val="00F17369"/>
    <w:rsid w:val="00FA380D"/>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D8D35"/>
  <w15:chartTrackingRefBased/>
  <w15:docId w15:val="{DC8E2E88-A459-4503-946A-E26AE1F0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7DF"/>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6F47DF"/>
    <w:pPr>
      <w:spacing w:after="270" w:line="280" w:lineRule="exact"/>
    </w:pPr>
    <w:rPr>
      <w:rFonts w:ascii="Arial" w:eastAsia="Times New Roman" w:hAnsi="Arial" w:cs="Arial"/>
      <w:kern w:val="0"/>
      <w:szCs w:val="20"/>
      <w14:ligatures w14:val="none"/>
    </w:rPr>
  </w:style>
  <w:style w:type="paragraph" w:customStyle="1" w:styleId="Body-BodyRuleAbove">
    <w:name w:val="Body-&gt;Body Rule Above"/>
    <w:basedOn w:val="Body-BodyCopy"/>
    <w:qFormat/>
    <w:rsid w:val="006F47DF"/>
    <w:pPr>
      <w:pBdr>
        <w:top w:val="single" w:sz="8" w:space="0" w:color="auto"/>
      </w:pBdr>
      <w:spacing w:before="180"/>
    </w:pPr>
  </w:style>
  <w:style w:type="paragraph" w:customStyle="1" w:styleId="Body-BodyRuleBelow">
    <w:name w:val="Body-&gt;Body Rule Below"/>
    <w:basedOn w:val="Body-BodyCopy"/>
    <w:qFormat/>
    <w:rsid w:val="006F47DF"/>
    <w:pPr>
      <w:pBdr>
        <w:bottom w:val="single" w:sz="8" w:space="0" w:color="auto"/>
      </w:pBdr>
      <w:spacing w:after="720"/>
    </w:pPr>
  </w:style>
  <w:style w:type="paragraph" w:customStyle="1" w:styleId="Headings-H4-SampleBodySubhead">
    <w:name w:val="Headings-&gt;H4 - Sample Body Subhead"/>
    <w:basedOn w:val="Normal"/>
    <w:qFormat/>
    <w:rsid w:val="006F47DF"/>
    <w:pPr>
      <w:spacing w:before="90" w:after="360" w:line="280" w:lineRule="exact"/>
    </w:pPr>
    <w:rPr>
      <w:rFonts w:ascii="Arial Black" w:hAnsi="Arial Black" w:cs="Arial Black"/>
      <w:caps/>
      <w:color w:val="45CAFB"/>
      <w:sz w:val="22"/>
    </w:rPr>
  </w:style>
  <w:style w:type="paragraph" w:customStyle="1" w:styleId="Headings-H5SampleExplanationCopy">
    <w:name w:val="Headings-&gt;H5 Sample/Explanation Copy"/>
    <w:basedOn w:val="Body-BodyCopy"/>
    <w:qFormat/>
    <w:rsid w:val="006F47DF"/>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6F47DF"/>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6F47DF"/>
    <w:pPr>
      <w:tabs>
        <w:tab w:val="left" w:pos="0"/>
        <w:tab w:val="left" w:pos="540"/>
      </w:tabs>
      <w:spacing w:after="90"/>
      <w:ind w:left="540" w:hanging="540"/>
    </w:pPr>
  </w:style>
  <w:style w:type="paragraph" w:customStyle="1" w:styleId="Headings-H3-SectionSubhead">
    <w:name w:val="Headings-&gt;H3 - Section Subhead"/>
    <w:qFormat/>
    <w:rsid w:val="006F47DF"/>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BoldBlue">
    <w:name w:val="Bold Blue"/>
    <w:qFormat/>
    <w:rsid w:val="006F47DF"/>
    <w:rPr>
      <w:b/>
      <w:color w:val="00667C"/>
    </w:rPr>
  </w:style>
  <w:style w:type="character" w:customStyle="1" w:styleId="Italic">
    <w:name w:val="Italic"/>
    <w:qFormat/>
    <w:rsid w:val="006F47DF"/>
    <w:rPr>
      <w:i/>
    </w:rPr>
  </w:style>
  <w:style w:type="paragraph" w:styleId="Revision">
    <w:name w:val="Revision"/>
    <w:hidden/>
    <w:uiPriority w:val="99"/>
    <w:semiHidden/>
    <w:rsid w:val="003C2015"/>
    <w:pPr>
      <w:spacing w:after="0" w:line="240" w:lineRule="auto"/>
    </w:pPr>
    <w:rPr>
      <w:rFonts w:ascii="Minion Pro" w:eastAsia="Times New Roman" w:hAnsi="Minion Pro" w:cs="Minion Pro"/>
      <w:kern w:val="0"/>
      <w:sz w:val="24"/>
      <w:szCs w:val="20"/>
      <w14:ligatures w14:val="none"/>
    </w:rPr>
  </w:style>
  <w:style w:type="character" w:styleId="CommentReference">
    <w:name w:val="annotation reference"/>
    <w:basedOn w:val="DefaultParagraphFont"/>
    <w:uiPriority w:val="99"/>
    <w:semiHidden/>
    <w:unhideWhenUsed/>
    <w:rsid w:val="0086293B"/>
    <w:rPr>
      <w:sz w:val="16"/>
      <w:szCs w:val="16"/>
    </w:rPr>
  </w:style>
  <w:style w:type="paragraph" w:styleId="CommentText">
    <w:name w:val="annotation text"/>
    <w:basedOn w:val="Normal"/>
    <w:link w:val="CommentTextChar"/>
    <w:uiPriority w:val="99"/>
    <w:unhideWhenUsed/>
    <w:rsid w:val="0086293B"/>
    <w:pPr>
      <w:spacing w:line="240" w:lineRule="auto"/>
    </w:pPr>
    <w:rPr>
      <w:sz w:val="20"/>
    </w:rPr>
  </w:style>
  <w:style w:type="character" w:customStyle="1" w:styleId="CommentTextChar">
    <w:name w:val="Comment Text Char"/>
    <w:basedOn w:val="DefaultParagraphFont"/>
    <w:link w:val="CommentText"/>
    <w:uiPriority w:val="99"/>
    <w:rsid w:val="0086293B"/>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6293B"/>
    <w:rPr>
      <w:b/>
      <w:bCs/>
    </w:rPr>
  </w:style>
  <w:style w:type="character" w:customStyle="1" w:styleId="CommentSubjectChar">
    <w:name w:val="Comment Subject Char"/>
    <w:basedOn w:val="CommentTextChar"/>
    <w:link w:val="CommentSubject"/>
    <w:uiPriority w:val="99"/>
    <w:semiHidden/>
    <w:rsid w:val="0086293B"/>
    <w:rPr>
      <w:rFonts w:ascii="Minion Pro" w:eastAsia="Times New Roman" w:hAnsi="Minion Pro" w:cs="Minion Pro"/>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1126E9-BA50-43B3-A995-07881BDD86FA}">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2.xml><?xml version="1.0" encoding="utf-8"?>
<ds:datastoreItem xmlns:ds="http://schemas.openxmlformats.org/officeDocument/2006/customXml" ds:itemID="{367BE1D4-9958-4922-9229-8AAA1FD53C30}">
  <ds:schemaRefs>
    <ds:schemaRef ds:uri="http://schemas.microsoft.com/sharepoint/v3/contenttype/forms"/>
  </ds:schemaRefs>
</ds:datastoreItem>
</file>

<file path=customXml/itemProps3.xml><?xml version="1.0" encoding="utf-8"?>
<ds:datastoreItem xmlns:ds="http://schemas.openxmlformats.org/officeDocument/2006/customXml" ds:itemID="{DAC8D1F2-E32B-4BEC-9EAC-1049CA2D7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6ae6d3-d1b0-43e2-8584-ffceeede71d5}" enabled="0" method="" siteId="{046ae6d3-d1b0-43e2-8584-ffceeede71d5}" removed="1"/>
</clbl:labelList>
</file>

<file path=docProps/app.xml><?xml version="1.0" encoding="utf-8"?>
<Properties xmlns="http://schemas.openxmlformats.org/officeDocument/2006/extended-properties" xmlns:vt="http://schemas.openxmlformats.org/officeDocument/2006/docPropsVTypes">
  <Template>Normal.dotm</Template>
  <TotalTime>37</TotalTime>
  <Pages>2</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29</cp:revision>
  <cp:lastPrinted>2024-03-27T15:51:00Z</cp:lastPrinted>
  <dcterms:created xsi:type="dcterms:W3CDTF">2024-03-26T21:37:00Z</dcterms:created>
  <dcterms:modified xsi:type="dcterms:W3CDTF">2024-11-14T15:06:00Z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