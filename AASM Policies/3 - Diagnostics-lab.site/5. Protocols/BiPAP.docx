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4B58D" w14:textId="532DC207" w:rsidR="00CF0D54" w:rsidRPr="00FC1B7F" w:rsidRDefault="00CF0D54" w:rsidP="00CF0D54">
      <w:pPr>
        <w:pStyle w:val="Headings-H5SampleExplanationCopy"/>
        <w:rPr>
          <w:rFonts w:ascii="Times New Roman" w:hAnsi="Times New Roman" w:cs="Times New Roman"/>
        </w:rPr>
      </w:pPr>
      <w:r w:rsidRPr="00FC1B7F">
        <w:rPr>
          <w:rFonts w:ascii="Times New Roman" w:hAnsi="Times New Roman" w:cs="Times New Roman"/>
        </w:rPr>
        <w:t xml:space="preserve">SAMPLE </w:t>
      </w:r>
      <w:r w:rsidR="00A5094C" w:rsidRPr="00FC1B7F">
        <w:rPr>
          <w:rFonts w:ascii="Times New Roman" w:hAnsi="Times New Roman" w:cs="Times New Roman"/>
        </w:rPr>
        <w:t>Protocol</w:t>
      </w:r>
    </w:p>
    <w:p w14:paraId="18F5B6D2" w14:textId="77777777" w:rsidR="00CF0D54" w:rsidRPr="00FC1B7F" w:rsidRDefault="00CF0D54" w:rsidP="00CF0D54">
      <w:pPr>
        <w:pStyle w:val="Headings-H3-SectionSubhead"/>
        <w:rPr>
          <w:rFonts w:ascii="Times New Roman" w:hAnsi="Times New Roman" w:cs="Times New Roman"/>
        </w:rPr>
      </w:pPr>
      <w:r w:rsidRPr="00FC1B7F">
        <w:rPr>
          <w:rFonts w:ascii="Times New Roman" w:hAnsi="Times New Roman" w:cs="Times New Roman"/>
        </w:rPr>
        <w:t>BILEVEL PAP APPLICATION AND TITRATION PROTOCOL</w:t>
      </w:r>
    </w:p>
    <w:p w14:paraId="25734C8A" w14:textId="77777777" w:rsidR="00CF0D54" w:rsidRPr="00FC1B7F" w:rsidRDefault="00CF0D54" w:rsidP="00CF0D54">
      <w:pPr>
        <w:pStyle w:val="Body-BodyRuleAbove"/>
        <w:rPr>
          <w:rFonts w:ascii="Times New Roman" w:hAnsi="Times New Roman" w:cs="Times New Roman"/>
          <w:sz w:val="24"/>
          <w:szCs w:val="24"/>
        </w:rPr>
      </w:pPr>
      <w:r w:rsidRPr="00FC1B7F">
        <w:rPr>
          <w:rStyle w:val="BoldBlue"/>
          <w:rFonts w:ascii="Times New Roman" w:hAnsi="Times New Roman" w:cs="Times New Roman"/>
          <w:sz w:val="24"/>
          <w:szCs w:val="24"/>
        </w:rPr>
        <w:t xml:space="preserve">Effective Date: </w:t>
      </w:r>
      <w:r w:rsidRPr="00FC1B7F">
        <w:rPr>
          <w:rFonts w:ascii="Times New Roman" w:hAnsi="Times New Roman" w:cs="Times New Roman"/>
          <w:sz w:val="24"/>
          <w:szCs w:val="24"/>
        </w:rPr>
        <w:t>00/00/0000 (month/day/year)</w:t>
      </w:r>
    </w:p>
    <w:p w14:paraId="534C1117" w14:textId="77777777" w:rsidR="00CF0D54" w:rsidRPr="00FC1B7F" w:rsidRDefault="00CF0D54" w:rsidP="00CF0D54">
      <w:pPr>
        <w:pStyle w:val="Body-BodyCopy"/>
        <w:rPr>
          <w:rFonts w:ascii="Times New Roman" w:hAnsi="Times New Roman" w:cs="Times New Roman"/>
          <w:sz w:val="24"/>
          <w:szCs w:val="24"/>
        </w:rPr>
      </w:pPr>
      <w:r w:rsidRPr="00FC1B7F">
        <w:rPr>
          <w:rStyle w:val="BoldBlue"/>
          <w:rFonts w:ascii="Times New Roman" w:hAnsi="Times New Roman" w:cs="Times New Roman"/>
          <w:sz w:val="24"/>
          <w:szCs w:val="24"/>
        </w:rPr>
        <w:t>Revision Date:</w:t>
      </w:r>
    </w:p>
    <w:p w14:paraId="283879B9" w14:textId="5A4E0F6C" w:rsidR="00CF0D54" w:rsidRPr="00FC1B7F" w:rsidRDefault="00CF0D54" w:rsidP="00CF0D54">
      <w:pPr>
        <w:pStyle w:val="Body-BodyRuleBelow"/>
        <w:rPr>
          <w:rFonts w:ascii="Times New Roman" w:hAnsi="Times New Roman" w:cs="Times New Roman"/>
          <w:sz w:val="24"/>
          <w:szCs w:val="24"/>
        </w:rPr>
      </w:pPr>
      <w:r w:rsidRPr="00FC1B7F">
        <w:rPr>
          <w:rStyle w:val="BoldBlue"/>
          <w:rFonts w:ascii="Times New Roman" w:hAnsi="Times New Roman" w:cs="Times New Roman"/>
          <w:sz w:val="24"/>
          <w:szCs w:val="24"/>
        </w:rPr>
        <w:t xml:space="preserve">Approval Signature: </w:t>
      </w:r>
      <w:r w:rsidRPr="00FC1B7F">
        <w:rPr>
          <w:rStyle w:val="Italic"/>
          <w:rFonts w:ascii="Times New Roman" w:hAnsi="Times New Roman" w:cs="Times New Roman"/>
          <w:sz w:val="24"/>
          <w:szCs w:val="24"/>
        </w:rPr>
        <w:t>To be signed by the</w:t>
      </w:r>
      <w:r w:rsidR="00A5094C" w:rsidRPr="00FC1B7F">
        <w:rPr>
          <w:rStyle w:val="Italic"/>
          <w:rFonts w:ascii="Times New Roman" w:hAnsi="Times New Roman" w:cs="Times New Roman"/>
          <w:sz w:val="24"/>
          <w:szCs w:val="24"/>
        </w:rPr>
        <w:t xml:space="preserve"> site</w:t>
      </w:r>
      <w:r w:rsidRPr="00FC1B7F">
        <w:rPr>
          <w:rStyle w:val="Italic"/>
          <w:rFonts w:ascii="Times New Roman" w:hAnsi="Times New Roman" w:cs="Times New Roman"/>
          <w:sz w:val="24"/>
          <w:szCs w:val="24"/>
        </w:rPr>
        <w:t xml:space="preserve"> director</w:t>
      </w:r>
    </w:p>
    <w:p w14:paraId="19A263EF" w14:textId="77777777" w:rsidR="00CF0D54" w:rsidRPr="00FC1B7F" w:rsidRDefault="00CF0D54" w:rsidP="00CF0D54">
      <w:pPr>
        <w:pStyle w:val="Headings-H4-SampleBodySubhead"/>
        <w:spacing w:before="0"/>
        <w:rPr>
          <w:rFonts w:ascii="Times New Roman" w:hAnsi="Times New Roman" w:cs="Times New Roman"/>
          <w:b/>
          <w:bCs/>
          <w:sz w:val="24"/>
          <w:szCs w:val="24"/>
        </w:rPr>
      </w:pPr>
      <w:r w:rsidRPr="00FC1B7F">
        <w:rPr>
          <w:rFonts w:ascii="Times New Roman" w:hAnsi="Times New Roman" w:cs="Times New Roman"/>
          <w:b/>
          <w:bCs/>
          <w:sz w:val="24"/>
          <w:szCs w:val="24"/>
        </w:rPr>
        <w:t>PURPOSE</w:t>
      </w:r>
    </w:p>
    <w:p w14:paraId="05E0845F" w14:textId="6E3FC163" w:rsidR="00CF0D54" w:rsidRPr="00FC1B7F" w:rsidRDefault="00CF0D54" w:rsidP="00CF0D54">
      <w:pPr>
        <w:pStyle w:val="Body-BodyCopy"/>
        <w:rPr>
          <w:rFonts w:ascii="Times New Roman" w:hAnsi="Times New Roman" w:cs="Times New Roman"/>
          <w:sz w:val="24"/>
          <w:szCs w:val="24"/>
        </w:rPr>
      </w:pPr>
      <w:r w:rsidRPr="00FC1B7F">
        <w:rPr>
          <w:rFonts w:ascii="Times New Roman" w:hAnsi="Times New Roman" w:cs="Times New Roman"/>
          <w:sz w:val="24"/>
          <w:szCs w:val="24"/>
        </w:rPr>
        <w:t xml:space="preserve">In order to provide the highest quality care for our patients, our sleep disorders </w:t>
      </w:r>
      <w:r w:rsidR="00D3652F" w:rsidRPr="00FC1B7F">
        <w:rPr>
          <w:rFonts w:ascii="Times New Roman" w:hAnsi="Times New Roman" w:cs="Times New Roman"/>
          <w:sz w:val="24"/>
          <w:szCs w:val="24"/>
        </w:rPr>
        <w:t>lab</w:t>
      </w:r>
      <w:r w:rsidR="00CB75D2" w:rsidRPr="00FC1B7F">
        <w:rPr>
          <w:rFonts w:ascii="Times New Roman" w:hAnsi="Times New Roman" w:cs="Times New Roman"/>
          <w:sz w:val="24"/>
          <w:szCs w:val="24"/>
        </w:rPr>
        <w:t xml:space="preserve"> </w:t>
      </w:r>
      <w:r w:rsidRPr="00FC1B7F">
        <w:rPr>
          <w:rFonts w:ascii="Times New Roman" w:hAnsi="Times New Roman" w:cs="Times New Roman"/>
          <w:sz w:val="24"/>
          <w:szCs w:val="24"/>
        </w:rPr>
        <w:t xml:space="preserve">adheres to the </w:t>
      </w:r>
      <w:r w:rsidRPr="00FC1B7F">
        <w:rPr>
          <w:rStyle w:val="Italic"/>
          <w:rFonts w:ascii="Times New Roman" w:hAnsi="Times New Roman" w:cs="Times New Roman"/>
          <w:sz w:val="24"/>
          <w:szCs w:val="24"/>
        </w:rPr>
        <w:t>AASM</w:t>
      </w:r>
      <w:r w:rsidR="004F5C51" w:rsidRPr="00FC1B7F">
        <w:rPr>
          <w:rStyle w:val="Italic"/>
          <w:rFonts w:ascii="Times New Roman" w:hAnsi="Times New Roman" w:cs="Times New Roman"/>
          <w:sz w:val="24"/>
          <w:szCs w:val="24"/>
        </w:rPr>
        <w:t xml:space="preserve"> </w:t>
      </w:r>
      <w:r w:rsidRPr="00FC1B7F">
        <w:rPr>
          <w:rStyle w:val="Italic"/>
          <w:rFonts w:ascii="Times New Roman" w:hAnsi="Times New Roman" w:cs="Times New Roman"/>
          <w:sz w:val="24"/>
          <w:szCs w:val="24"/>
        </w:rPr>
        <w:t>Standards of Accreditation</w:t>
      </w:r>
      <w:r w:rsidRPr="00FC1B7F">
        <w:rPr>
          <w:rFonts w:ascii="Times New Roman" w:hAnsi="Times New Roman" w:cs="Times New Roman"/>
          <w:sz w:val="24"/>
          <w:szCs w:val="24"/>
        </w:rPr>
        <w:t xml:space="preserve">. The accompanying policy and procedure on bilevel titrations follow the spirit of the </w:t>
      </w:r>
      <w:r w:rsidRPr="00FC1B7F">
        <w:rPr>
          <w:rStyle w:val="Italic"/>
          <w:rFonts w:ascii="Times New Roman" w:hAnsi="Times New Roman" w:cs="Times New Roman"/>
          <w:sz w:val="24"/>
          <w:szCs w:val="24"/>
        </w:rPr>
        <w:t xml:space="preserve">Clinical Guidelines for the Manual Titration of Positive Airway Pressure in Patients with Obstructive Sleep Apnea. </w:t>
      </w:r>
      <w:r w:rsidRPr="00FC1B7F">
        <w:rPr>
          <w:rFonts w:ascii="Times New Roman" w:hAnsi="Times New Roman" w:cs="Times New Roman"/>
          <w:sz w:val="24"/>
          <w:szCs w:val="24"/>
        </w:rPr>
        <w:t xml:space="preserve">We recognize that the guidelines from this 2008 consensus paper are nonbinding, and that there may be some minor deviations found in our policy. </w:t>
      </w:r>
    </w:p>
    <w:p w14:paraId="1142DB00" w14:textId="77777777" w:rsidR="00CF0D54" w:rsidRPr="00FC1B7F" w:rsidRDefault="00CF0D54" w:rsidP="00CF0D54">
      <w:pPr>
        <w:pStyle w:val="Headings-H4-SampleBodySubhead"/>
        <w:rPr>
          <w:rFonts w:ascii="Times New Roman" w:hAnsi="Times New Roman" w:cs="Times New Roman"/>
          <w:b/>
          <w:bCs/>
          <w:sz w:val="24"/>
          <w:szCs w:val="24"/>
        </w:rPr>
      </w:pPr>
      <w:r w:rsidRPr="00FC1B7F">
        <w:rPr>
          <w:rFonts w:ascii="Times New Roman" w:hAnsi="Times New Roman" w:cs="Times New Roman"/>
          <w:b/>
          <w:bCs/>
          <w:sz w:val="24"/>
          <w:szCs w:val="24"/>
        </w:rPr>
        <w:t>POLICY</w:t>
      </w:r>
    </w:p>
    <w:p w14:paraId="4CD8421A" w14:textId="77777777" w:rsidR="00CF0D54" w:rsidRPr="00FC1B7F" w:rsidRDefault="00CF0D54" w:rsidP="00CF0D54">
      <w:pPr>
        <w:pStyle w:val="Body-BodyCopy"/>
        <w:rPr>
          <w:rFonts w:ascii="Times New Roman" w:hAnsi="Times New Roman" w:cs="Times New Roman"/>
          <w:sz w:val="24"/>
          <w:szCs w:val="24"/>
        </w:rPr>
      </w:pPr>
      <w:r w:rsidRPr="00FC1B7F">
        <w:rPr>
          <w:rFonts w:ascii="Times New Roman" w:hAnsi="Times New Roman" w:cs="Times New Roman"/>
          <w:sz w:val="24"/>
          <w:szCs w:val="24"/>
        </w:rPr>
        <w:t>All individuals who record sleep studies must follow best practices for bilevel titrations in order to attain the ideal pressure setting for their patients. Too low of pressures may cause patients to either be sub-optimally treated or to wake up in a panic. Too much pressure may cause the patient to experience bloating or mask leakage. Determining the appropriate pressure setting for each patient will lead to improved adherence and outcome. Bilevel titrations are not an exact science, and it is understood that technologists may need to make minor changes for individual patients. The procedure below is meant as a guideline.</w:t>
      </w:r>
    </w:p>
    <w:p w14:paraId="1F6CB4A4" w14:textId="77777777" w:rsidR="00CF0D54" w:rsidRPr="00FC1B7F" w:rsidRDefault="00CF0D54" w:rsidP="00CF0D54">
      <w:pPr>
        <w:pStyle w:val="Headings-H4-SampleBodySubhead"/>
        <w:rPr>
          <w:rFonts w:ascii="Times New Roman" w:hAnsi="Times New Roman" w:cs="Times New Roman"/>
          <w:b/>
          <w:bCs/>
          <w:sz w:val="24"/>
          <w:szCs w:val="24"/>
        </w:rPr>
      </w:pPr>
      <w:r w:rsidRPr="00FC1B7F">
        <w:rPr>
          <w:rFonts w:ascii="Times New Roman" w:hAnsi="Times New Roman" w:cs="Times New Roman"/>
          <w:b/>
          <w:bCs/>
          <w:sz w:val="24"/>
          <w:szCs w:val="24"/>
        </w:rPr>
        <w:t>PROCEDURE</w:t>
      </w:r>
    </w:p>
    <w:p w14:paraId="285ABF36" w14:textId="77777777" w:rsidR="00CF0D54" w:rsidRPr="00FC1B7F" w:rsidRDefault="00CF0D54" w:rsidP="005917C8">
      <w:pPr>
        <w:pStyle w:val="Body-BodyCopyNoSpacing"/>
        <w:numPr>
          <w:ilvl w:val="0"/>
          <w:numId w:val="9"/>
        </w:numPr>
        <w:rPr>
          <w:rFonts w:ascii="Times New Roman" w:hAnsi="Times New Roman" w:cs="Times New Roman"/>
          <w:sz w:val="24"/>
          <w:szCs w:val="24"/>
        </w:rPr>
      </w:pPr>
      <w:r w:rsidRPr="00FC1B7F">
        <w:rPr>
          <w:rFonts w:ascii="Times New Roman" w:hAnsi="Times New Roman" w:cs="Times New Roman"/>
          <w:sz w:val="24"/>
          <w:szCs w:val="24"/>
        </w:rPr>
        <w:t>Review the patient’s clinical notes for pertinent history.</w:t>
      </w:r>
    </w:p>
    <w:p w14:paraId="3C6646F8" w14:textId="25F4BCD1" w:rsidR="00CF0D54" w:rsidRPr="00FC1B7F" w:rsidRDefault="00CF0D54" w:rsidP="005917C8">
      <w:pPr>
        <w:pStyle w:val="Body-BodyCopyNoSpacing"/>
        <w:numPr>
          <w:ilvl w:val="0"/>
          <w:numId w:val="9"/>
        </w:numPr>
        <w:rPr>
          <w:rFonts w:ascii="Times New Roman" w:hAnsi="Times New Roman" w:cs="Times New Roman"/>
          <w:sz w:val="24"/>
          <w:szCs w:val="24"/>
        </w:rPr>
      </w:pPr>
      <w:r w:rsidRPr="00FC1B7F">
        <w:rPr>
          <w:rFonts w:ascii="Times New Roman" w:hAnsi="Times New Roman" w:cs="Times New Roman"/>
          <w:sz w:val="24"/>
          <w:szCs w:val="24"/>
        </w:rPr>
        <w:t xml:space="preserve">Review the patient’s previous sleep study or studies to assess the severity of sleep-disordered breathing, the type of respiratory events, and the position and stage at which the events were most severe. This will help to attain </w:t>
      </w:r>
      <w:r w:rsidR="00CB75D2" w:rsidRPr="00FC1B7F">
        <w:rPr>
          <w:rFonts w:ascii="Times New Roman" w:hAnsi="Times New Roman" w:cs="Times New Roman"/>
          <w:sz w:val="24"/>
          <w:szCs w:val="24"/>
        </w:rPr>
        <w:t>better</w:t>
      </w:r>
      <w:r w:rsidRPr="00FC1B7F">
        <w:rPr>
          <w:rFonts w:ascii="Times New Roman" w:hAnsi="Times New Roman" w:cs="Times New Roman"/>
          <w:sz w:val="24"/>
          <w:szCs w:val="24"/>
        </w:rPr>
        <w:t xml:space="preserve"> titration.</w:t>
      </w:r>
    </w:p>
    <w:p w14:paraId="3ABD7574" w14:textId="34EA3CAE" w:rsidR="00CF0D54" w:rsidRPr="00FC1B7F" w:rsidRDefault="00CF0D54" w:rsidP="005917C8">
      <w:pPr>
        <w:pStyle w:val="Body-BodyCopyNoSpacing"/>
        <w:numPr>
          <w:ilvl w:val="1"/>
          <w:numId w:val="9"/>
        </w:numPr>
        <w:rPr>
          <w:rFonts w:ascii="Times New Roman" w:hAnsi="Times New Roman" w:cs="Times New Roman"/>
          <w:sz w:val="24"/>
          <w:szCs w:val="24"/>
        </w:rPr>
      </w:pPr>
      <w:r w:rsidRPr="00FC1B7F">
        <w:rPr>
          <w:rFonts w:ascii="Times New Roman" w:hAnsi="Times New Roman" w:cs="Times New Roman"/>
          <w:sz w:val="24"/>
          <w:szCs w:val="24"/>
        </w:rPr>
        <w:t>Example: If the patient’s sleep-disordered breathing was worse in the supine position, make sure the patient stayed in the supine position as much as possible; or, if it was worse during REM sleep, minimize sleep disruption so that they can achieve and maintain REM sleep.</w:t>
      </w:r>
    </w:p>
    <w:p w14:paraId="114FC96C" w14:textId="69D37F82" w:rsidR="00CF0D54" w:rsidRPr="00FC1B7F" w:rsidRDefault="00CF0D54" w:rsidP="005917C8">
      <w:pPr>
        <w:pStyle w:val="Body-BodyCopyNoSpacing"/>
        <w:numPr>
          <w:ilvl w:val="0"/>
          <w:numId w:val="9"/>
        </w:numPr>
        <w:rPr>
          <w:rFonts w:ascii="Times New Roman" w:hAnsi="Times New Roman" w:cs="Times New Roman"/>
          <w:sz w:val="24"/>
          <w:szCs w:val="24"/>
        </w:rPr>
      </w:pPr>
      <w:r w:rsidRPr="00FC1B7F">
        <w:rPr>
          <w:rFonts w:ascii="Times New Roman" w:hAnsi="Times New Roman" w:cs="Times New Roman"/>
          <w:sz w:val="24"/>
          <w:szCs w:val="24"/>
        </w:rPr>
        <w:t xml:space="preserve">Application of electrodes, montages, filters, sensitivities, and scoring will be performed according to the most current version of the </w:t>
      </w:r>
      <w:r w:rsidRPr="00FC1B7F">
        <w:rPr>
          <w:rStyle w:val="Italic"/>
          <w:rFonts w:ascii="Times New Roman" w:hAnsi="Times New Roman" w:cs="Times New Roman"/>
          <w:sz w:val="24"/>
          <w:szCs w:val="24"/>
        </w:rPr>
        <w:t>AASM Scoring Manual.</w:t>
      </w:r>
      <w:r w:rsidRPr="00FC1B7F">
        <w:rPr>
          <w:rFonts w:ascii="Times New Roman" w:hAnsi="Times New Roman" w:cs="Times New Roman"/>
          <w:sz w:val="24"/>
          <w:szCs w:val="24"/>
        </w:rPr>
        <w:t xml:space="preserve"> </w:t>
      </w:r>
    </w:p>
    <w:p w14:paraId="3CEEE563" w14:textId="7B47A715" w:rsidR="00CF0D54" w:rsidRPr="00FC1B7F" w:rsidRDefault="00CF0D54" w:rsidP="005917C8">
      <w:pPr>
        <w:pStyle w:val="Body-BodyCopyNoSpacing"/>
        <w:numPr>
          <w:ilvl w:val="0"/>
          <w:numId w:val="9"/>
        </w:numPr>
        <w:rPr>
          <w:rFonts w:ascii="Times New Roman" w:hAnsi="Times New Roman" w:cs="Times New Roman"/>
          <w:sz w:val="24"/>
          <w:szCs w:val="24"/>
        </w:rPr>
      </w:pPr>
      <w:r w:rsidRPr="00FC1B7F">
        <w:rPr>
          <w:rFonts w:ascii="Times New Roman" w:hAnsi="Times New Roman" w:cs="Times New Roman"/>
          <w:sz w:val="24"/>
          <w:szCs w:val="24"/>
        </w:rPr>
        <w:t>If the patient has not previously been on</w:t>
      </w:r>
      <w:r w:rsidR="00786B8B">
        <w:rPr>
          <w:rFonts w:ascii="Times New Roman" w:hAnsi="Times New Roman" w:cs="Times New Roman"/>
          <w:sz w:val="24"/>
          <w:szCs w:val="24"/>
        </w:rPr>
        <w:t xml:space="preserve"> </w:t>
      </w:r>
      <w:r w:rsidR="00786B8B" w:rsidRPr="00786B8B">
        <w:rPr>
          <w:rFonts w:ascii="Times New Roman" w:hAnsi="Times New Roman" w:cs="Times New Roman"/>
          <w:sz w:val="24"/>
          <w:szCs w:val="24"/>
        </w:rPr>
        <w:t>continuous positive airway pressure</w:t>
      </w:r>
      <w:r w:rsidRPr="00FC1B7F">
        <w:rPr>
          <w:rFonts w:ascii="Times New Roman" w:hAnsi="Times New Roman" w:cs="Times New Roman"/>
          <w:sz w:val="24"/>
          <w:szCs w:val="24"/>
        </w:rPr>
        <w:t xml:space="preserve"> </w:t>
      </w:r>
      <w:r w:rsidR="00786B8B">
        <w:rPr>
          <w:rFonts w:ascii="Times New Roman" w:hAnsi="Times New Roman" w:cs="Times New Roman"/>
          <w:sz w:val="24"/>
          <w:szCs w:val="24"/>
        </w:rPr>
        <w:t>(</w:t>
      </w:r>
      <w:r w:rsidRPr="00FC1B7F">
        <w:rPr>
          <w:rFonts w:ascii="Times New Roman" w:hAnsi="Times New Roman" w:cs="Times New Roman"/>
          <w:sz w:val="24"/>
          <w:szCs w:val="24"/>
        </w:rPr>
        <w:t>CPAP</w:t>
      </w:r>
      <w:r w:rsidR="00786B8B">
        <w:rPr>
          <w:rFonts w:ascii="Times New Roman" w:hAnsi="Times New Roman" w:cs="Times New Roman"/>
          <w:sz w:val="24"/>
          <w:szCs w:val="24"/>
        </w:rPr>
        <w:t>)</w:t>
      </w:r>
      <w:r w:rsidRPr="00FC1B7F">
        <w:rPr>
          <w:rFonts w:ascii="Times New Roman" w:hAnsi="Times New Roman" w:cs="Times New Roman"/>
          <w:sz w:val="24"/>
          <w:szCs w:val="24"/>
        </w:rPr>
        <w:t xml:space="preserve">, begin the patient on a bilevel setting of 8/4 cm of water. If the patient is morbidly obese or unable to fall asleep on the setting of 8/4 cm of water, higher starting pressures may be needed. If the patient has previously been successfully treated on CPAP, place the expiratory pressure at the therapeutic CPAP setting and the inspiratory pressure at </w:t>
      </w:r>
      <w:r w:rsidR="00786B8B">
        <w:rPr>
          <w:rFonts w:ascii="Times New Roman" w:hAnsi="Times New Roman" w:cs="Times New Roman"/>
          <w:sz w:val="24"/>
          <w:szCs w:val="24"/>
        </w:rPr>
        <w:t>4</w:t>
      </w:r>
      <w:r w:rsidR="00786B8B" w:rsidRPr="00FC1B7F">
        <w:rPr>
          <w:rFonts w:ascii="Times New Roman" w:hAnsi="Times New Roman" w:cs="Times New Roman"/>
          <w:sz w:val="24"/>
          <w:szCs w:val="24"/>
        </w:rPr>
        <w:t xml:space="preserve"> </w:t>
      </w:r>
      <w:r w:rsidRPr="00FC1B7F">
        <w:rPr>
          <w:rFonts w:ascii="Times New Roman" w:hAnsi="Times New Roman" w:cs="Times New Roman"/>
          <w:sz w:val="24"/>
          <w:szCs w:val="24"/>
        </w:rPr>
        <w:t>cm of water</w:t>
      </w:r>
      <w:r w:rsidR="002C3685" w:rsidRPr="00FC1B7F">
        <w:rPr>
          <w:rFonts w:ascii="Times New Roman" w:hAnsi="Times New Roman" w:cs="Times New Roman"/>
          <w:sz w:val="24"/>
          <w:szCs w:val="24"/>
        </w:rPr>
        <w:t>.</w:t>
      </w:r>
      <w:r w:rsidRPr="00FC1B7F">
        <w:rPr>
          <w:rFonts w:ascii="Times New Roman" w:hAnsi="Times New Roman" w:cs="Times New Roman"/>
          <w:sz w:val="24"/>
          <w:szCs w:val="24"/>
        </w:rPr>
        <w:t xml:space="preserve"> The differential pressure </w:t>
      </w:r>
      <w:r w:rsidR="00786B8B">
        <w:rPr>
          <w:rFonts w:ascii="Times New Roman" w:hAnsi="Times New Roman" w:cs="Times New Roman"/>
          <w:sz w:val="24"/>
          <w:szCs w:val="24"/>
        </w:rPr>
        <w:t>used</w:t>
      </w:r>
      <w:r w:rsidR="00786B8B" w:rsidRPr="00FC1B7F">
        <w:rPr>
          <w:rFonts w:ascii="Times New Roman" w:hAnsi="Times New Roman" w:cs="Times New Roman"/>
          <w:sz w:val="24"/>
          <w:szCs w:val="24"/>
        </w:rPr>
        <w:t xml:space="preserve"> </w:t>
      </w:r>
      <w:r w:rsidRPr="00FC1B7F">
        <w:rPr>
          <w:rFonts w:ascii="Times New Roman" w:hAnsi="Times New Roman" w:cs="Times New Roman"/>
          <w:sz w:val="24"/>
          <w:szCs w:val="24"/>
        </w:rPr>
        <w:t xml:space="preserve">during bilevel titrations typically ranges from </w:t>
      </w:r>
      <w:r w:rsidR="00786B8B">
        <w:rPr>
          <w:rFonts w:ascii="Times New Roman" w:hAnsi="Times New Roman" w:cs="Times New Roman"/>
          <w:sz w:val="24"/>
          <w:szCs w:val="24"/>
        </w:rPr>
        <w:t>4</w:t>
      </w:r>
      <w:r w:rsidR="00786B8B" w:rsidRPr="00FC1B7F">
        <w:rPr>
          <w:rFonts w:ascii="Times New Roman" w:hAnsi="Times New Roman" w:cs="Times New Roman"/>
          <w:sz w:val="24"/>
          <w:szCs w:val="24"/>
        </w:rPr>
        <w:t xml:space="preserve"> </w:t>
      </w:r>
      <w:r w:rsidRPr="00FC1B7F">
        <w:rPr>
          <w:rFonts w:ascii="Times New Roman" w:hAnsi="Times New Roman" w:cs="Times New Roman"/>
          <w:sz w:val="24"/>
          <w:szCs w:val="24"/>
        </w:rPr>
        <w:t xml:space="preserve">to </w:t>
      </w:r>
      <w:r w:rsidR="00786B8B">
        <w:rPr>
          <w:rFonts w:ascii="Times New Roman" w:hAnsi="Times New Roman" w:cs="Times New Roman"/>
          <w:sz w:val="24"/>
          <w:szCs w:val="24"/>
        </w:rPr>
        <w:t>10</w:t>
      </w:r>
      <w:r w:rsidR="00786B8B" w:rsidRPr="00FC1B7F">
        <w:rPr>
          <w:rFonts w:ascii="Times New Roman" w:hAnsi="Times New Roman" w:cs="Times New Roman"/>
          <w:sz w:val="24"/>
          <w:szCs w:val="24"/>
        </w:rPr>
        <w:t xml:space="preserve"> </w:t>
      </w:r>
      <w:r w:rsidRPr="00FC1B7F">
        <w:rPr>
          <w:rFonts w:ascii="Times New Roman" w:hAnsi="Times New Roman" w:cs="Times New Roman"/>
          <w:sz w:val="24"/>
          <w:szCs w:val="24"/>
        </w:rPr>
        <w:t>cm of water</w:t>
      </w:r>
      <w:r w:rsidR="008F3EBD" w:rsidRPr="00FC1B7F">
        <w:rPr>
          <w:rFonts w:ascii="Times New Roman" w:hAnsi="Times New Roman" w:cs="Times New Roman"/>
          <w:sz w:val="24"/>
          <w:szCs w:val="24"/>
        </w:rPr>
        <w:t xml:space="preserve">. </w:t>
      </w:r>
      <w:r w:rsidRPr="00FC1B7F">
        <w:rPr>
          <w:rFonts w:ascii="Times New Roman" w:hAnsi="Times New Roman" w:cs="Times New Roman"/>
          <w:sz w:val="24"/>
          <w:szCs w:val="24"/>
        </w:rPr>
        <w:t>Higher differential pressures are uncomfortable to some patients but may be needed in patients who are morbidly obese or who have neuromuscular diseases.</w:t>
      </w:r>
    </w:p>
    <w:p w14:paraId="33E2E6CD" w14:textId="5C4AADBB" w:rsidR="00CF0D54" w:rsidRPr="00FC1B7F" w:rsidRDefault="00CF0D54" w:rsidP="005917C8">
      <w:pPr>
        <w:pStyle w:val="Body-BodyCopyNoSpacing"/>
        <w:numPr>
          <w:ilvl w:val="0"/>
          <w:numId w:val="9"/>
        </w:numPr>
        <w:rPr>
          <w:rFonts w:ascii="Times New Roman" w:hAnsi="Times New Roman" w:cs="Times New Roman"/>
          <w:sz w:val="24"/>
          <w:szCs w:val="24"/>
        </w:rPr>
      </w:pPr>
      <w:r w:rsidRPr="00FC1B7F">
        <w:rPr>
          <w:rFonts w:ascii="Times New Roman" w:hAnsi="Times New Roman" w:cs="Times New Roman"/>
          <w:sz w:val="24"/>
          <w:szCs w:val="24"/>
        </w:rPr>
        <w:t xml:space="preserve"> The recommended maximum </w:t>
      </w:r>
      <w:r w:rsidR="002B05F8" w:rsidRPr="002B05F8">
        <w:rPr>
          <w:rFonts w:ascii="Times New Roman" w:hAnsi="Times New Roman" w:cs="Times New Roman"/>
          <w:sz w:val="24"/>
          <w:szCs w:val="24"/>
        </w:rPr>
        <w:t xml:space="preserve">inspiratory positive airway pressure </w:t>
      </w:r>
      <w:r w:rsidR="002B05F8">
        <w:rPr>
          <w:rFonts w:ascii="Times New Roman" w:hAnsi="Times New Roman" w:cs="Times New Roman"/>
          <w:sz w:val="24"/>
          <w:szCs w:val="24"/>
        </w:rPr>
        <w:t>(</w:t>
      </w:r>
      <w:r w:rsidRPr="00FC1B7F">
        <w:rPr>
          <w:rFonts w:ascii="Times New Roman" w:hAnsi="Times New Roman" w:cs="Times New Roman"/>
          <w:sz w:val="24"/>
          <w:szCs w:val="24"/>
        </w:rPr>
        <w:t>IPAP</w:t>
      </w:r>
      <w:r w:rsidR="002B05F8">
        <w:rPr>
          <w:rFonts w:ascii="Times New Roman" w:hAnsi="Times New Roman" w:cs="Times New Roman"/>
          <w:sz w:val="24"/>
          <w:szCs w:val="24"/>
        </w:rPr>
        <w:t>)</w:t>
      </w:r>
      <w:r w:rsidRPr="00FC1B7F">
        <w:rPr>
          <w:rFonts w:ascii="Times New Roman" w:hAnsi="Times New Roman" w:cs="Times New Roman"/>
          <w:sz w:val="24"/>
          <w:szCs w:val="24"/>
        </w:rPr>
        <w:t xml:space="preserve"> is </w:t>
      </w:r>
      <w:r w:rsidR="002B05F8" w:rsidRPr="00D2385C">
        <w:rPr>
          <w:rFonts w:ascii="Times New Roman" w:hAnsi="Times New Roman" w:cs="Times New Roman"/>
          <w:sz w:val="24"/>
          <w:szCs w:val="24"/>
        </w:rPr>
        <w:t>25</w:t>
      </w:r>
      <w:del w:id="0" w:author="Kristina Paprocki" w:date="2024-11-14T08:53:00Z" w16du:dateUtc="2024-11-14T14:53:00Z">
        <w:r w:rsidR="00A37574" w:rsidDel="00861D5F">
          <w:rPr>
            <w:rFonts w:ascii="Times New Roman" w:hAnsi="Times New Roman" w:cs="Times New Roman"/>
            <w:sz w:val="24"/>
            <w:szCs w:val="24"/>
          </w:rPr>
          <w:delText>-</w:delText>
        </w:r>
      </w:del>
      <w:ins w:id="1" w:author="Kristina Paprocki" w:date="2024-11-14T08:53:00Z" w16du:dateUtc="2024-11-14T14:53:00Z">
        <w:r w:rsidR="00861D5F">
          <w:rPr>
            <w:rFonts w:ascii="Times New Roman" w:hAnsi="Times New Roman" w:cs="Times New Roman"/>
            <w:sz w:val="24"/>
            <w:szCs w:val="24"/>
          </w:rPr>
          <w:t xml:space="preserve"> </w:t>
        </w:r>
      </w:ins>
      <w:r w:rsidR="002B05F8" w:rsidRPr="00D2385C">
        <w:rPr>
          <w:rFonts w:ascii="Times New Roman" w:hAnsi="Times New Roman" w:cs="Times New Roman"/>
          <w:sz w:val="24"/>
          <w:szCs w:val="24"/>
        </w:rPr>
        <w:t xml:space="preserve">cm </w:t>
      </w:r>
      <w:r w:rsidRPr="00FC1B7F">
        <w:rPr>
          <w:rFonts w:ascii="Times New Roman" w:hAnsi="Times New Roman" w:cs="Times New Roman"/>
          <w:sz w:val="24"/>
          <w:szCs w:val="24"/>
        </w:rPr>
        <w:t>H</w:t>
      </w:r>
      <w:r w:rsidRPr="00FC1B7F">
        <w:rPr>
          <w:rFonts w:ascii="Times New Roman" w:hAnsi="Times New Roman" w:cs="Times New Roman"/>
          <w:sz w:val="24"/>
          <w:szCs w:val="24"/>
          <w:vertAlign w:val="subscript"/>
        </w:rPr>
        <w:t>2</w:t>
      </w:r>
      <w:r w:rsidRPr="00FC1B7F">
        <w:rPr>
          <w:rFonts w:ascii="Times New Roman" w:hAnsi="Times New Roman" w:cs="Times New Roman"/>
          <w:sz w:val="24"/>
          <w:szCs w:val="24"/>
        </w:rPr>
        <w:t xml:space="preserve">O. </w:t>
      </w:r>
    </w:p>
    <w:p w14:paraId="22BD062A" w14:textId="0B136F09" w:rsidR="00CF0D54" w:rsidRPr="00FC1B7F" w:rsidRDefault="00CF0D54" w:rsidP="005917C8">
      <w:pPr>
        <w:pStyle w:val="Body-BodyCopyNoSpacing"/>
        <w:numPr>
          <w:ilvl w:val="0"/>
          <w:numId w:val="9"/>
        </w:numPr>
        <w:rPr>
          <w:rFonts w:ascii="Times New Roman" w:hAnsi="Times New Roman" w:cs="Times New Roman"/>
          <w:sz w:val="24"/>
          <w:szCs w:val="24"/>
        </w:rPr>
      </w:pPr>
      <w:r w:rsidRPr="00FC1B7F">
        <w:rPr>
          <w:rFonts w:ascii="Times New Roman" w:hAnsi="Times New Roman" w:cs="Times New Roman"/>
          <w:sz w:val="24"/>
          <w:szCs w:val="24"/>
        </w:rPr>
        <w:lastRenderedPageBreak/>
        <w:t xml:space="preserve">If </w:t>
      </w:r>
      <w:r w:rsidR="002C7CBB" w:rsidRPr="00FC1B7F">
        <w:rPr>
          <w:rFonts w:ascii="Times New Roman" w:hAnsi="Times New Roman" w:cs="Times New Roman"/>
          <w:sz w:val="24"/>
          <w:szCs w:val="24"/>
        </w:rPr>
        <w:t xml:space="preserve">two </w:t>
      </w:r>
      <w:r w:rsidRPr="00FC1B7F">
        <w:rPr>
          <w:rFonts w:ascii="Times New Roman" w:hAnsi="Times New Roman" w:cs="Times New Roman"/>
          <w:sz w:val="24"/>
          <w:szCs w:val="24"/>
        </w:rPr>
        <w:t xml:space="preserve">apneas are present, inspiratory and expiratory pressure settings should be increased by </w:t>
      </w:r>
      <w:r w:rsidR="002B05F8">
        <w:rPr>
          <w:rFonts w:ascii="Times New Roman" w:hAnsi="Times New Roman" w:cs="Times New Roman"/>
          <w:sz w:val="24"/>
          <w:szCs w:val="24"/>
        </w:rPr>
        <w:t>1</w:t>
      </w:r>
      <w:r w:rsidR="002B05F8" w:rsidRPr="00FC1B7F">
        <w:rPr>
          <w:rFonts w:ascii="Times New Roman" w:hAnsi="Times New Roman" w:cs="Times New Roman"/>
          <w:sz w:val="24"/>
          <w:szCs w:val="24"/>
        </w:rPr>
        <w:t xml:space="preserve"> </w:t>
      </w:r>
      <w:r w:rsidRPr="00FC1B7F">
        <w:rPr>
          <w:rFonts w:ascii="Times New Roman" w:hAnsi="Times New Roman" w:cs="Times New Roman"/>
          <w:sz w:val="24"/>
          <w:szCs w:val="24"/>
        </w:rPr>
        <w:t>cm of water. If</w:t>
      </w:r>
      <w:r w:rsidR="00EE0E3B" w:rsidRPr="00FC1B7F">
        <w:rPr>
          <w:rFonts w:ascii="Times New Roman" w:hAnsi="Times New Roman" w:cs="Times New Roman"/>
          <w:sz w:val="24"/>
          <w:szCs w:val="24"/>
        </w:rPr>
        <w:t xml:space="preserve"> three</w:t>
      </w:r>
      <w:r w:rsidRPr="00FC1B7F">
        <w:rPr>
          <w:rFonts w:ascii="Times New Roman" w:hAnsi="Times New Roman" w:cs="Times New Roman"/>
          <w:sz w:val="24"/>
          <w:szCs w:val="24"/>
        </w:rPr>
        <w:t xml:space="preserve"> hypopneas,</w:t>
      </w:r>
      <w:r w:rsidR="00EE0E3B" w:rsidRPr="00FC1B7F">
        <w:rPr>
          <w:rFonts w:ascii="Times New Roman" w:hAnsi="Times New Roman" w:cs="Times New Roman"/>
          <w:sz w:val="24"/>
          <w:szCs w:val="24"/>
        </w:rPr>
        <w:t xml:space="preserve"> </w:t>
      </w:r>
      <w:r w:rsidR="002B05F8">
        <w:rPr>
          <w:rFonts w:ascii="Times New Roman" w:hAnsi="Times New Roman" w:cs="Times New Roman"/>
          <w:sz w:val="24"/>
          <w:szCs w:val="24"/>
        </w:rPr>
        <w:t>3</w:t>
      </w:r>
      <w:r w:rsidR="002B05F8" w:rsidRPr="00FC1B7F">
        <w:rPr>
          <w:rFonts w:ascii="Times New Roman" w:hAnsi="Times New Roman" w:cs="Times New Roman"/>
          <w:sz w:val="24"/>
          <w:szCs w:val="24"/>
        </w:rPr>
        <w:t xml:space="preserve"> </w:t>
      </w:r>
      <w:r w:rsidR="00A43B2A" w:rsidRPr="00FC1B7F">
        <w:rPr>
          <w:rFonts w:ascii="Times New Roman" w:hAnsi="Times New Roman" w:cs="Times New Roman"/>
          <w:sz w:val="24"/>
          <w:szCs w:val="24"/>
        </w:rPr>
        <w:t>m</w:t>
      </w:r>
      <w:r w:rsidR="00EE0E3B" w:rsidRPr="00FC1B7F">
        <w:rPr>
          <w:rFonts w:ascii="Times New Roman" w:hAnsi="Times New Roman" w:cs="Times New Roman"/>
          <w:sz w:val="24"/>
          <w:szCs w:val="24"/>
        </w:rPr>
        <w:t>in</w:t>
      </w:r>
      <w:r w:rsidR="009035EE">
        <w:rPr>
          <w:rFonts w:ascii="Times New Roman" w:hAnsi="Times New Roman" w:cs="Times New Roman"/>
          <w:sz w:val="24"/>
          <w:szCs w:val="24"/>
        </w:rPr>
        <w:t>utes</w:t>
      </w:r>
      <w:r w:rsidR="00EE0E3B" w:rsidRPr="004874DE">
        <w:t xml:space="preserve"> </w:t>
      </w:r>
      <w:r w:rsidR="00EE0E3B" w:rsidRPr="00FC1B7F">
        <w:rPr>
          <w:rFonts w:ascii="Times New Roman" w:hAnsi="Times New Roman" w:cs="Times New Roman"/>
          <w:sz w:val="24"/>
          <w:szCs w:val="24"/>
        </w:rPr>
        <w:t>of loud or unambig</w:t>
      </w:r>
      <w:r w:rsidR="00BE7F59" w:rsidRPr="00FC1B7F">
        <w:rPr>
          <w:rFonts w:ascii="Times New Roman" w:hAnsi="Times New Roman" w:cs="Times New Roman"/>
          <w:sz w:val="24"/>
          <w:szCs w:val="24"/>
        </w:rPr>
        <w:t>uous</w:t>
      </w:r>
      <w:r w:rsidRPr="00FC1B7F">
        <w:rPr>
          <w:rFonts w:ascii="Times New Roman" w:hAnsi="Times New Roman" w:cs="Times New Roman"/>
          <w:sz w:val="24"/>
          <w:szCs w:val="24"/>
        </w:rPr>
        <w:t xml:space="preserve"> snoring, are present, inspiratory pressure settings should be increased by </w:t>
      </w:r>
      <w:r w:rsidR="00786B8B">
        <w:rPr>
          <w:rFonts w:ascii="Times New Roman" w:hAnsi="Times New Roman" w:cs="Times New Roman"/>
          <w:sz w:val="24"/>
          <w:szCs w:val="24"/>
        </w:rPr>
        <w:t>1</w:t>
      </w:r>
      <w:r w:rsidR="00786B8B" w:rsidRPr="00FC1B7F">
        <w:rPr>
          <w:rFonts w:ascii="Times New Roman" w:hAnsi="Times New Roman" w:cs="Times New Roman"/>
          <w:sz w:val="24"/>
          <w:szCs w:val="24"/>
        </w:rPr>
        <w:t xml:space="preserve"> </w:t>
      </w:r>
      <w:r w:rsidRPr="00FC1B7F">
        <w:rPr>
          <w:rFonts w:ascii="Times New Roman" w:hAnsi="Times New Roman" w:cs="Times New Roman"/>
          <w:sz w:val="24"/>
          <w:szCs w:val="24"/>
        </w:rPr>
        <w:t>cm of water</w:t>
      </w:r>
      <w:r w:rsidR="00E447AA" w:rsidRPr="00FC1B7F">
        <w:rPr>
          <w:rFonts w:ascii="Times New Roman" w:hAnsi="Times New Roman" w:cs="Times New Roman"/>
          <w:sz w:val="24"/>
          <w:szCs w:val="24"/>
        </w:rPr>
        <w:t xml:space="preserve">. </w:t>
      </w:r>
      <w:r w:rsidR="002B05F8" w:rsidRPr="00D2385C">
        <w:rPr>
          <w:rFonts w:ascii="Times New Roman" w:hAnsi="Times New Roman" w:cs="Times New Roman"/>
          <w:sz w:val="24"/>
          <w:szCs w:val="24"/>
        </w:rPr>
        <w:t>Interval</w:t>
      </w:r>
      <w:r w:rsidR="002B05F8">
        <w:rPr>
          <w:rFonts w:ascii="Times New Roman" w:hAnsi="Times New Roman" w:cs="Times New Roman"/>
          <w:sz w:val="24"/>
          <w:szCs w:val="24"/>
        </w:rPr>
        <w:t>s</w:t>
      </w:r>
      <w:r w:rsidR="002B05F8" w:rsidRPr="00D2385C">
        <w:rPr>
          <w:rFonts w:ascii="Times New Roman" w:hAnsi="Times New Roman" w:cs="Times New Roman"/>
          <w:sz w:val="24"/>
          <w:szCs w:val="24"/>
        </w:rPr>
        <w:t xml:space="preserve"> </w:t>
      </w:r>
      <w:r w:rsidR="00E447AA" w:rsidRPr="00FC1B7F">
        <w:rPr>
          <w:rFonts w:ascii="Times New Roman" w:hAnsi="Times New Roman" w:cs="Times New Roman"/>
          <w:sz w:val="24"/>
          <w:szCs w:val="24"/>
        </w:rPr>
        <w:t xml:space="preserve">between pressure change should be no shorter than </w:t>
      </w:r>
      <w:r w:rsidR="002B05F8">
        <w:rPr>
          <w:rFonts w:ascii="Times New Roman" w:hAnsi="Times New Roman" w:cs="Times New Roman"/>
          <w:sz w:val="24"/>
          <w:szCs w:val="24"/>
        </w:rPr>
        <w:t>5</w:t>
      </w:r>
      <w:r w:rsidR="002B05F8" w:rsidRPr="00FC1B7F">
        <w:rPr>
          <w:rFonts w:ascii="Times New Roman" w:hAnsi="Times New Roman" w:cs="Times New Roman"/>
          <w:sz w:val="24"/>
          <w:szCs w:val="24"/>
        </w:rPr>
        <w:t xml:space="preserve"> </w:t>
      </w:r>
      <w:r w:rsidR="00E447AA" w:rsidRPr="00FC1B7F">
        <w:rPr>
          <w:rFonts w:ascii="Times New Roman" w:hAnsi="Times New Roman" w:cs="Times New Roman"/>
          <w:sz w:val="24"/>
          <w:szCs w:val="24"/>
        </w:rPr>
        <w:t xml:space="preserve">minutes. </w:t>
      </w:r>
      <w:r w:rsidRPr="00FC1B7F">
        <w:rPr>
          <w:rFonts w:ascii="Times New Roman" w:hAnsi="Times New Roman" w:cs="Times New Roman"/>
          <w:sz w:val="24"/>
          <w:szCs w:val="24"/>
        </w:rPr>
        <w:t>Pressure settings may need to be increased more quickly during REM sleep given the limited amount of REM during sleep and the need to treat events during this stage.</w:t>
      </w:r>
    </w:p>
    <w:p w14:paraId="48A23BDE" w14:textId="5F528A4D" w:rsidR="00CF0D54" w:rsidRPr="00FC1B7F" w:rsidRDefault="00CF0D54" w:rsidP="005917C8">
      <w:pPr>
        <w:pStyle w:val="Body-BodyCopyNoSpacing"/>
        <w:numPr>
          <w:ilvl w:val="0"/>
          <w:numId w:val="9"/>
        </w:numPr>
        <w:rPr>
          <w:rFonts w:ascii="Times New Roman" w:hAnsi="Times New Roman" w:cs="Times New Roman"/>
          <w:sz w:val="24"/>
          <w:szCs w:val="24"/>
        </w:rPr>
      </w:pPr>
      <w:r w:rsidRPr="00FC1B7F">
        <w:rPr>
          <w:rFonts w:ascii="Times New Roman" w:hAnsi="Times New Roman" w:cs="Times New Roman"/>
          <w:sz w:val="24"/>
          <w:szCs w:val="24"/>
        </w:rPr>
        <w:t>If a mask leak occurs, the tech</w:t>
      </w:r>
      <w:r w:rsidR="002B05F8">
        <w:rPr>
          <w:rFonts w:ascii="Times New Roman" w:hAnsi="Times New Roman" w:cs="Times New Roman"/>
          <w:sz w:val="24"/>
          <w:szCs w:val="24"/>
        </w:rPr>
        <w:t>nician</w:t>
      </w:r>
      <w:r w:rsidRPr="00FC1B7F">
        <w:rPr>
          <w:rFonts w:ascii="Times New Roman" w:hAnsi="Times New Roman" w:cs="Times New Roman"/>
          <w:sz w:val="24"/>
          <w:szCs w:val="24"/>
        </w:rPr>
        <w:t xml:space="preserve"> should first fix the </w:t>
      </w:r>
      <w:r w:rsidR="002B05F8" w:rsidRPr="00D2385C">
        <w:rPr>
          <w:rFonts w:ascii="Times New Roman" w:hAnsi="Times New Roman" w:cs="Times New Roman"/>
          <w:sz w:val="24"/>
          <w:szCs w:val="24"/>
        </w:rPr>
        <w:t xml:space="preserve">leak </w:t>
      </w:r>
      <w:r w:rsidRPr="00FC1B7F">
        <w:rPr>
          <w:rFonts w:ascii="Times New Roman" w:hAnsi="Times New Roman" w:cs="Times New Roman"/>
          <w:sz w:val="24"/>
          <w:szCs w:val="24"/>
        </w:rPr>
        <w:t xml:space="preserve">before raising the pressure. Otherwise, the final pressure setting chosen for the patient may be too high. Once the mask leak has been fixed, decrease the pressure to the last setting where mouth breathing and/or mask leakage was not present, and then </w:t>
      </w:r>
      <w:r w:rsidR="00791EE2" w:rsidRPr="00D2385C">
        <w:rPr>
          <w:rFonts w:ascii="Times New Roman" w:hAnsi="Times New Roman" w:cs="Times New Roman"/>
          <w:sz w:val="24"/>
          <w:szCs w:val="24"/>
        </w:rPr>
        <w:t xml:space="preserve">retitrate </w:t>
      </w:r>
      <w:r w:rsidRPr="00FC1B7F">
        <w:rPr>
          <w:rFonts w:ascii="Times New Roman" w:hAnsi="Times New Roman" w:cs="Times New Roman"/>
          <w:sz w:val="24"/>
          <w:szCs w:val="24"/>
        </w:rPr>
        <w:t xml:space="preserve">as indicated. Make sure to document directly on the study the steps taken to resolve the leak and the type of masks used. </w:t>
      </w:r>
    </w:p>
    <w:p w14:paraId="12DF9FD9" w14:textId="7C9097A4" w:rsidR="00CF0D54" w:rsidRPr="00FC1B7F" w:rsidRDefault="00CF0D54" w:rsidP="005917C8">
      <w:pPr>
        <w:pStyle w:val="Body-BodyCopyNoSpacing"/>
        <w:numPr>
          <w:ilvl w:val="0"/>
          <w:numId w:val="9"/>
        </w:numPr>
        <w:rPr>
          <w:rFonts w:ascii="Times New Roman" w:hAnsi="Times New Roman" w:cs="Times New Roman"/>
          <w:sz w:val="24"/>
          <w:szCs w:val="24"/>
        </w:rPr>
      </w:pPr>
      <w:r w:rsidRPr="00FC1B7F">
        <w:rPr>
          <w:rFonts w:ascii="Times New Roman" w:hAnsi="Times New Roman" w:cs="Times New Roman"/>
          <w:sz w:val="24"/>
          <w:szCs w:val="24"/>
        </w:rPr>
        <w:t xml:space="preserve">The </w:t>
      </w:r>
      <w:r w:rsidR="00791EE2">
        <w:rPr>
          <w:rFonts w:ascii="Times New Roman" w:hAnsi="Times New Roman" w:cs="Times New Roman"/>
          <w:sz w:val="24"/>
          <w:szCs w:val="24"/>
        </w:rPr>
        <w:t>recording</w:t>
      </w:r>
      <w:r w:rsidR="00791EE2" w:rsidRPr="00FC1B7F">
        <w:rPr>
          <w:rFonts w:ascii="Times New Roman" w:hAnsi="Times New Roman" w:cs="Times New Roman"/>
          <w:sz w:val="24"/>
          <w:szCs w:val="24"/>
        </w:rPr>
        <w:t xml:space="preserve"> </w:t>
      </w:r>
      <w:r w:rsidRPr="00FC1B7F">
        <w:rPr>
          <w:rFonts w:ascii="Times New Roman" w:hAnsi="Times New Roman" w:cs="Times New Roman"/>
          <w:sz w:val="24"/>
          <w:szCs w:val="24"/>
        </w:rPr>
        <w:t>technologist should document directly on the study at least every 30 minutes.</w:t>
      </w:r>
    </w:p>
    <w:p w14:paraId="28040666" w14:textId="77777777" w:rsidR="00CF0D54" w:rsidRPr="00FC1B7F" w:rsidRDefault="00CF0D54" w:rsidP="005917C8">
      <w:pPr>
        <w:pStyle w:val="Body-BodyCopyNoSpacing"/>
        <w:numPr>
          <w:ilvl w:val="0"/>
          <w:numId w:val="9"/>
        </w:numPr>
        <w:rPr>
          <w:rFonts w:ascii="Times New Roman" w:hAnsi="Times New Roman" w:cs="Times New Roman"/>
          <w:sz w:val="24"/>
          <w:szCs w:val="24"/>
        </w:rPr>
      </w:pPr>
      <w:r w:rsidRPr="00FC1B7F">
        <w:rPr>
          <w:rFonts w:ascii="Times New Roman" w:hAnsi="Times New Roman" w:cs="Times New Roman"/>
          <w:sz w:val="24"/>
          <w:szCs w:val="24"/>
        </w:rPr>
        <w:t>If the patient takes a break from wearing the mask, do not decrease the bilevel pressure on attempted return to sleep unless the patient remains awake for 15 minutes or the patient specifically requests that the pressure be lowered.</w:t>
      </w:r>
    </w:p>
    <w:p w14:paraId="3D76443B" w14:textId="52166F74" w:rsidR="00CF0D54" w:rsidRPr="00FC1B7F" w:rsidRDefault="00CF0D54" w:rsidP="005917C8">
      <w:pPr>
        <w:pStyle w:val="Body-BodyCopyNoSpacing"/>
        <w:numPr>
          <w:ilvl w:val="0"/>
          <w:numId w:val="9"/>
        </w:numPr>
        <w:rPr>
          <w:rFonts w:ascii="Times New Roman" w:hAnsi="Times New Roman" w:cs="Times New Roman"/>
          <w:sz w:val="24"/>
          <w:szCs w:val="24"/>
        </w:rPr>
      </w:pPr>
      <w:r w:rsidRPr="00FC1B7F">
        <w:rPr>
          <w:rFonts w:ascii="Times New Roman" w:hAnsi="Times New Roman" w:cs="Times New Roman"/>
          <w:sz w:val="24"/>
          <w:szCs w:val="24"/>
        </w:rPr>
        <w:t xml:space="preserve">If the patient </w:t>
      </w:r>
      <w:r w:rsidR="00FC5104" w:rsidRPr="00FC1B7F">
        <w:rPr>
          <w:rFonts w:ascii="Times New Roman" w:hAnsi="Times New Roman" w:cs="Times New Roman"/>
          <w:sz w:val="24"/>
          <w:szCs w:val="24"/>
        </w:rPr>
        <w:t xml:space="preserve">has or </w:t>
      </w:r>
      <w:r w:rsidRPr="00FC1B7F">
        <w:rPr>
          <w:rFonts w:ascii="Times New Roman" w:hAnsi="Times New Roman" w:cs="Times New Roman"/>
          <w:sz w:val="24"/>
          <w:szCs w:val="24"/>
        </w:rPr>
        <w:t xml:space="preserve">develops central apneas, pressure setting may need to be lowered. If the patient has central apneas on bilevel, the use of spontaneous timed (ST) mode may be indicated. Make sure to document directly on the study why ST mode is being </w:t>
      </w:r>
      <w:r w:rsidR="00994453">
        <w:rPr>
          <w:rFonts w:ascii="Times New Roman" w:hAnsi="Times New Roman" w:cs="Times New Roman"/>
          <w:sz w:val="24"/>
          <w:szCs w:val="24"/>
        </w:rPr>
        <w:t>used</w:t>
      </w:r>
      <w:r w:rsidRPr="00FC1B7F">
        <w:rPr>
          <w:rFonts w:ascii="Times New Roman" w:hAnsi="Times New Roman" w:cs="Times New Roman"/>
          <w:sz w:val="24"/>
          <w:szCs w:val="24"/>
        </w:rPr>
        <w:t>.</w:t>
      </w:r>
    </w:p>
    <w:p w14:paraId="061AF2D6" w14:textId="48ECE8EC" w:rsidR="00034589" w:rsidRPr="00FC1B7F" w:rsidRDefault="00CF0D54" w:rsidP="005917C8">
      <w:pPr>
        <w:pStyle w:val="Body-BodyCopyNoSpacing"/>
        <w:numPr>
          <w:ilvl w:val="0"/>
          <w:numId w:val="9"/>
        </w:numPr>
        <w:rPr>
          <w:rFonts w:ascii="Times New Roman" w:hAnsi="Times New Roman" w:cs="Times New Roman"/>
          <w:sz w:val="24"/>
          <w:szCs w:val="24"/>
        </w:rPr>
      </w:pPr>
      <w:r w:rsidRPr="00FC1B7F">
        <w:rPr>
          <w:rFonts w:ascii="Times New Roman" w:hAnsi="Times New Roman" w:cs="Times New Roman"/>
          <w:sz w:val="24"/>
          <w:szCs w:val="24"/>
        </w:rPr>
        <w:t xml:space="preserve">Ensure that supine sleep has been seen on the chosen setting. Increasing the inspiratory and expiratory pressures by </w:t>
      </w:r>
      <w:r w:rsidR="00994453">
        <w:rPr>
          <w:rFonts w:ascii="Times New Roman" w:hAnsi="Times New Roman" w:cs="Times New Roman"/>
          <w:sz w:val="24"/>
          <w:szCs w:val="24"/>
        </w:rPr>
        <w:t>1</w:t>
      </w:r>
      <w:r w:rsidR="00994453" w:rsidRPr="00FC1B7F">
        <w:rPr>
          <w:rFonts w:ascii="Times New Roman" w:hAnsi="Times New Roman" w:cs="Times New Roman"/>
          <w:sz w:val="24"/>
          <w:szCs w:val="24"/>
        </w:rPr>
        <w:t xml:space="preserve"> </w:t>
      </w:r>
      <w:r w:rsidRPr="00FC1B7F">
        <w:rPr>
          <w:rFonts w:ascii="Times New Roman" w:hAnsi="Times New Roman" w:cs="Times New Roman"/>
          <w:sz w:val="24"/>
          <w:szCs w:val="24"/>
        </w:rPr>
        <w:t xml:space="preserve">or </w:t>
      </w:r>
      <w:r w:rsidR="00994453">
        <w:rPr>
          <w:rFonts w:ascii="Times New Roman" w:hAnsi="Times New Roman" w:cs="Times New Roman"/>
          <w:sz w:val="24"/>
          <w:szCs w:val="24"/>
        </w:rPr>
        <w:t>2</w:t>
      </w:r>
      <w:r w:rsidR="00994453" w:rsidRPr="00FC1B7F">
        <w:rPr>
          <w:rFonts w:ascii="Times New Roman" w:hAnsi="Times New Roman" w:cs="Times New Roman"/>
          <w:sz w:val="24"/>
          <w:szCs w:val="24"/>
        </w:rPr>
        <w:t xml:space="preserve"> </w:t>
      </w:r>
      <w:r w:rsidRPr="00FC1B7F">
        <w:rPr>
          <w:rFonts w:ascii="Times New Roman" w:hAnsi="Times New Roman" w:cs="Times New Roman"/>
          <w:sz w:val="24"/>
          <w:szCs w:val="24"/>
        </w:rPr>
        <w:t xml:space="preserve">cm of water to show range may be helpful to ensure that the correct bilevel pressure has been established. </w:t>
      </w:r>
    </w:p>
    <w:sectPr w:rsidR="00034589" w:rsidRPr="00FC1B7F" w:rsidSect="005917C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851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9267A7"/>
    <w:multiLevelType w:val="singleLevel"/>
    <w:tmpl w:val="93547472"/>
    <w:lvl w:ilvl="0">
      <w:numFmt w:val="bullet"/>
      <w:pStyle w:val="BulletedLists-BulletedListTier2"/>
      <w:lvlText w:val="♦"/>
      <w:lvlJc w:val="left"/>
      <w:pPr>
        <w:ind w:left="900" w:right="0" w:hanging="270"/>
      </w:pPr>
      <w:rPr>
        <w:rFonts w:ascii="Arial" w:hAnsi="Arial" w:cs="Arial"/>
        <w:b w:val="0"/>
        <w:i w:val="0"/>
      </w:rPr>
    </w:lvl>
  </w:abstractNum>
  <w:abstractNum w:abstractNumId="2" w15:restartNumberingAfterBreak="0">
    <w:nsid w:val="3BE73C76"/>
    <w:multiLevelType w:val="multilevel"/>
    <w:tmpl w:val="6AB081B6"/>
    <w:lvl w:ilvl="0">
      <w:start w:val="1"/>
      <w:numFmt w:val="decimal"/>
      <w:pStyle w:val="Body-NumList"/>
      <w:lvlText w:val="%1."/>
      <w:lvlJc w:val="left"/>
      <w:pPr>
        <w:ind w:left="540" w:right="0" w:hanging="270"/>
      </w:pPr>
    </w:lvl>
    <w:lvl w:ilvl="1">
      <w:start w:val="1"/>
      <w:numFmt w:val="decimal"/>
      <w:pStyle w:val="SampleListStyles-SampleNumListTier2Start"/>
      <w:lvlText w:val="%1."/>
      <w:lvlJc w:val="left"/>
      <w:pPr>
        <w:tabs>
          <w:tab w:val="num" w:pos="0"/>
        </w:tabs>
        <w:ind w:left="1080" w:right="0" w:hanging="540"/>
      </w:pPr>
    </w:lvl>
    <w:lvl w:ilvl="2">
      <w:start w:val="1"/>
      <w:numFmt w:val="decimal"/>
      <w:pStyle w:val="SampleListStyles-SampleNumListTier3"/>
      <w:lvlText w:val="%1.%2.%3"/>
      <w:lvlJc w:val="left"/>
      <w:pPr>
        <w:tabs>
          <w:tab w:val="num" w:pos="0"/>
        </w:tabs>
        <w:ind w:left="1800" w:right="0" w:hanging="720"/>
      </w:pPr>
    </w:lvl>
    <w:lvl w:ilvl="3">
      <w:start w:val="1"/>
      <w:numFmt w:val="decimal"/>
      <w:pStyle w:val="SampleListStyles-SampleNumListTier4"/>
      <w:lvlText w:val="%1.%2.%3.%4"/>
      <w:lvlJc w:val="left"/>
      <w:pPr>
        <w:tabs>
          <w:tab w:val="num" w:pos="0"/>
        </w:tabs>
        <w:ind w:left="2700" w:right="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65372F8"/>
    <w:multiLevelType w:val="multilevel"/>
    <w:tmpl w:val="32FA024C"/>
    <w:lvl w:ilvl="0">
      <w:start w:val="1"/>
      <w:numFmt w:val="decimal"/>
      <w:lvlText w:val="%1."/>
      <w:lvlJc w:val="left"/>
      <w:pPr>
        <w:tabs>
          <w:tab w:val="num" w:pos="0"/>
        </w:tabs>
        <w:ind w:left="540" w:right="0" w:hanging="540"/>
      </w:pPr>
    </w:lvl>
    <w:lvl w:ilvl="1">
      <w:start w:val="1"/>
      <w:numFmt w:val="decimal"/>
      <w:lvlText w:val="%1."/>
      <w:lvlJc w:val="left"/>
      <w:pPr>
        <w:tabs>
          <w:tab w:val="num" w:pos="0"/>
        </w:tabs>
        <w:ind w:left="1080" w:right="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836500D"/>
    <w:multiLevelType w:val="singleLevel"/>
    <w:tmpl w:val="B3E4D1D4"/>
    <w:lvl w:ilvl="0">
      <w:numFmt w:val="bullet"/>
      <w:lvlText w:val="•"/>
      <w:lvlJc w:val="left"/>
      <w:pPr>
        <w:ind w:left="540" w:right="0" w:hanging="270"/>
      </w:pPr>
    </w:lvl>
  </w:abstractNum>
  <w:abstractNum w:abstractNumId="5" w15:restartNumberingAfterBreak="0">
    <w:nsid w:val="59485DF1"/>
    <w:multiLevelType w:val="multilevel"/>
    <w:tmpl w:val="5A3C15D6"/>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6" w15:restartNumberingAfterBreak="0">
    <w:nsid w:val="6DFF2BF4"/>
    <w:multiLevelType w:val="multilevel"/>
    <w:tmpl w:val="DAE65BE6"/>
    <w:lvl w:ilvl="0">
      <w:start w:val="1"/>
      <w:numFmt w:val="decimal"/>
      <w:lvlText w:val="%1."/>
      <w:lvlJc w:val="left"/>
      <w:pPr>
        <w:tabs>
          <w:tab w:val="num" w:pos="0"/>
        </w:tabs>
        <w:ind w:left="540" w:right="0" w:hanging="540"/>
      </w:pPr>
    </w:lvl>
    <w:lvl w:ilvl="1">
      <w:start w:val="1"/>
      <w:numFmt w:val="decimal"/>
      <w:lvlText w:val="%1."/>
      <w:lvlJc w:val="left"/>
      <w:pPr>
        <w:tabs>
          <w:tab w:val="num" w:pos="0"/>
        </w:tabs>
        <w:ind w:left="1080" w:right="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F1F536C"/>
    <w:multiLevelType w:val="singleLevel"/>
    <w:tmpl w:val="1E064E46"/>
    <w:lvl w:ilvl="0">
      <w:numFmt w:val="bullet"/>
      <w:pStyle w:val="BulletedLists-BulletedList"/>
      <w:lvlText w:val="•"/>
      <w:lvlJc w:val="left"/>
      <w:pPr>
        <w:ind w:left="540" w:right="0" w:hanging="270"/>
      </w:pPr>
    </w:lvl>
  </w:abstractNum>
  <w:abstractNum w:abstractNumId="8" w15:restartNumberingAfterBreak="0">
    <w:nsid w:val="7291782E"/>
    <w:multiLevelType w:val="singleLevel"/>
    <w:tmpl w:val="C2BA09D0"/>
    <w:lvl w:ilvl="0">
      <w:numFmt w:val="bullet"/>
      <w:lvlText w:val="♦"/>
      <w:lvlJc w:val="left"/>
      <w:pPr>
        <w:ind w:left="900" w:right="0" w:hanging="270"/>
      </w:pPr>
      <w:rPr>
        <w:rFonts w:ascii="Arial" w:hAnsi="Arial" w:cs="Arial"/>
        <w:b w:val="0"/>
        <w:i w:val="0"/>
      </w:rPr>
    </w:lvl>
  </w:abstractNum>
  <w:num w:numId="1" w16cid:durableId="1186675971">
    <w:abstractNumId w:val="4"/>
  </w:num>
  <w:num w:numId="2" w16cid:durableId="1471363355">
    <w:abstractNumId w:val="8"/>
  </w:num>
  <w:num w:numId="3" w16cid:durableId="812479354">
    <w:abstractNumId w:val="3"/>
  </w:num>
  <w:num w:numId="4" w16cid:durableId="1443920984">
    <w:abstractNumId w:val="6"/>
  </w:num>
  <w:num w:numId="5" w16cid:durableId="636111249">
    <w:abstractNumId w:val="7"/>
  </w:num>
  <w:num w:numId="6" w16cid:durableId="1856528719">
    <w:abstractNumId w:val="2"/>
  </w:num>
  <w:num w:numId="7" w16cid:durableId="389962466">
    <w:abstractNumId w:val="1"/>
  </w:num>
  <w:num w:numId="8" w16cid:durableId="93207961">
    <w:abstractNumId w:val="5"/>
  </w:num>
  <w:num w:numId="9" w16cid:durableId="20968961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Paprocki">
    <w15:presenceInfo w15:providerId="AD" w15:userId="S::kpaprocki@aasm.org::c6ffc4c9-b2ee-49cf-b61f-7ea41e82a9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D54"/>
    <w:rsid w:val="00014F31"/>
    <w:rsid w:val="00034589"/>
    <w:rsid w:val="00097D91"/>
    <w:rsid w:val="00146449"/>
    <w:rsid w:val="00151C55"/>
    <w:rsid w:val="00191348"/>
    <w:rsid w:val="001B5C0E"/>
    <w:rsid w:val="002B05F8"/>
    <w:rsid w:val="002C3685"/>
    <w:rsid w:val="002C7CBB"/>
    <w:rsid w:val="00324B2D"/>
    <w:rsid w:val="00347D45"/>
    <w:rsid w:val="0039021A"/>
    <w:rsid w:val="003F62F5"/>
    <w:rsid w:val="004874DE"/>
    <w:rsid w:val="004F5C51"/>
    <w:rsid w:val="005917C8"/>
    <w:rsid w:val="00740F34"/>
    <w:rsid w:val="00786B8B"/>
    <w:rsid w:val="00791EE2"/>
    <w:rsid w:val="007A0104"/>
    <w:rsid w:val="007E6D23"/>
    <w:rsid w:val="00835925"/>
    <w:rsid w:val="00861D5F"/>
    <w:rsid w:val="008F205C"/>
    <w:rsid w:val="008F3116"/>
    <w:rsid w:val="008F3EBD"/>
    <w:rsid w:val="009035EE"/>
    <w:rsid w:val="00937906"/>
    <w:rsid w:val="009601F7"/>
    <w:rsid w:val="00994453"/>
    <w:rsid w:val="009A0A85"/>
    <w:rsid w:val="00A34D5E"/>
    <w:rsid w:val="00A37574"/>
    <w:rsid w:val="00A43B2A"/>
    <w:rsid w:val="00A5094C"/>
    <w:rsid w:val="00A735F1"/>
    <w:rsid w:val="00AD64E4"/>
    <w:rsid w:val="00AE5966"/>
    <w:rsid w:val="00BB4E9C"/>
    <w:rsid w:val="00BC0D20"/>
    <w:rsid w:val="00BE7F59"/>
    <w:rsid w:val="00C046F0"/>
    <w:rsid w:val="00C21091"/>
    <w:rsid w:val="00C50A1B"/>
    <w:rsid w:val="00CA7C10"/>
    <w:rsid w:val="00CB75D2"/>
    <w:rsid w:val="00CF0D54"/>
    <w:rsid w:val="00D22144"/>
    <w:rsid w:val="00D23337"/>
    <w:rsid w:val="00D3652F"/>
    <w:rsid w:val="00D92EF8"/>
    <w:rsid w:val="00E0113F"/>
    <w:rsid w:val="00E447AA"/>
    <w:rsid w:val="00E87EBE"/>
    <w:rsid w:val="00ED1CF7"/>
    <w:rsid w:val="00EE0E3B"/>
    <w:rsid w:val="00EF702A"/>
    <w:rsid w:val="00FC1B7F"/>
    <w:rsid w:val="00FC5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BA8E3"/>
  <w15:chartTrackingRefBased/>
  <w15:docId w15:val="{2DA7DC40-3025-4E19-AFDF-880F7E498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D54"/>
    <w:pPr>
      <w:spacing w:after="0" w:line="288" w:lineRule="auto"/>
    </w:pPr>
    <w:rPr>
      <w:rFonts w:ascii="Minion Pro" w:eastAsia="Times New Roman" w:hAnsi="Minion Pro" w:cs="Minion Pro"/>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rsid w:val="00CF0D54"/>
    <w:pPr>
      <w:spacing w:after="270" w:line="280" w:lineRule="exact"/>
    </w:pPr>
    <w:rPr>
      <w:rFonts w:ascii="Arial" w:eastAsia="Times New Roman" w:hAnsi="Arial" w:cs="Arial"/>
      <w:kern w:val="0"/>
      <w:szCs w:val="20"/>
      <w14:ligatures w14:val="none"/>
    </w:rPr>
  </w:style>
  <w:style w:type="paragraph" w:customStyle="1" w:styleId="Body-BodyCopyNoSpacing">
    <w:name w:val="Body-&gt;Body Copy No Spacing"/>
    <w:basedOn w:val="Body-BodyCopy"/>
    <w:qFormat/>
    <w:rsid w:val="00CF0D54"/>
    <w:pPr>
      <w:spacing w:after="90"/>
    </w:pPr>
  </w:style>
  <w:style w:type="paragraph" w:customStyle="1" w:styleId="Body-BodyRuleAbove">
    <w:name w:val="Body-&gt;Body Rule Above"/>
    <w:basedOn w:val="Body-BodyCopy"/>
    <w:qFormat/>
    <w:rsid w:val="00CF0D54"/>
    <w:pPr>
      <w:pBdr>
        <w:top w:val="single" w:sz="8" w:space="0" w:color="auto"/>
      </w:pBdr>
      <w:spacing w:before="180"/>
    </w:pPr>
  </w:style>
  <w:style w:type="paragraph" w:customStyle="1" w:styleId="Body-BodyRuleBelow">
    <w:name w:val="Body-&gt;Body Rule Below"/>
    <w:basedOn w:val="Body-BodyCopy"/>
    <w:qFormat/>
    <w:rsid w:val="00CF0D54"/>
    <w:pPr>
      <w:pBdr>
        <w:bottom w:val="single" w:sz="8" w:space="0" w:color="auto"/>
      </w:pBdr>
      <w:spacing w:after="720"/>
    </w:pPr>
  </w:style>
  <w:style w:type="paragraph" w:customStyle="1" w:styleId="Body-NumList">
    <w:name w:val="Body-&gt;Num List"/>
    <w:basedOn w:val="Body-BodyCopy"/>
    <w:next w:val="Normal"/>
    <w:qFormat/>
    <w:rsid w:val="00CF0D54"/>
    <w:pPr>
      <w:numPr>
        <w:numId w:val="6"/>
      </w:numPr>
      <w:spacing w:after="90"/>
    </w:pPr>
  </w:style>
  <w:style w:type="paragraph" w:customStyle="1" w:styleId="Body-SectionIntrowRule-BodyBodyItalic">
    <w:name w:val="Body-&gt;Section Intro w/ Rule - Body Body Italic"/>
    <w:basedOn w:val="Body-BodyCopy"/>
    <w:qFormat/>
    <w:rsid w:val="00CF0D54"/>
    <w:pPr>
      <w:pBdr>
        <w:top w:val="single" w:sz="8" w:space="0" w:color="auto"/>
      </w:pBdr>
      <w:spacing w:before="450"/>
    </w:pPr>
    <w:rPr>
      <w:b/>
      <w:i/>
      <w:sz w:val="24"/>
    </w:rPr>
  </w:style>
  <w:style w:type="paragraph" w:customStyle="1" w:styleId="BulletedLists-BulletedList">
    <w:name w:val="Bulleted Lists-&gt;Bulleted List"/>
    <w:basedOn w:val="Body-BodyCopy"/>
    <w:next w:val="Normal"/>
    <w:qFormat/>
    <w:rsid w:val="00CF0D54"/>
    <w:pPr>
      <w:numPr>
        <w:numId w:val="5"/>
      </w:numPr>
      <w:spacing w:after="90"/>
    </w:pPr>
  </w:style>
  <w:style w:type="paragraph" w:customStyle="1" w:styleId="BulletedLists-BulletedListTier2">
    <w:name w:val="Bulleted Lists-&gt;Bulleted List Tier 2"/>
    <w:basedOn w:val="BulletedLists-BulletedList"/>
    <w:qFormat/>
    <w:rsid w:val="00CF0D54"/>
    <w:pPr>
      <w:numPr>
        <w:numId w:val="7"/>
      </w:numPr>
    </w:pPr>
  </w:style>
  <w:style w:type="paragraph" w:customStyle="1" w:styleId="Headings-H4-BodySubhead">
    <w:name w:val="Headings-&gt;H4 - Body Subhead"/>
    <w:basedOn w:val="Body-BodyCopy"/>
    <w:qFormat/>
    <w:rsid w:val="00CF0D54"/>
    <w:pPr>
      <w:spacing w:before="90" w:after="360"/>
    </w:pPr>
    <w:rPr>
      <w:b/>
      <w:caps/>
      <w:color w:val="FFFFFF"/>
    </w:rPr>
  </w:style>
  <w:style w:type="paragraph" w:customStyle="1" w:styleId="Headings-H4-SampleBodySubhead">
    <w:name w:val="Headings-&gt;H4 - Sample Body Subhead"/>
    <w:basedOn w:val="Headings-H4-BodySubhead"/>
    <w:qFormat/>
    <w:rsid w:val="00CF0D54"/>
    <w:rPr>
      <w:rFonts w:ascii="Arial Black" w:hAnsi="Arial Black" w:cs="Arial Black"/>
      <w:b w:val="0"/>
      <w:color w:val="45CAFB"/>
    </w:rPr>
  </w:style>
  <w:style w:type="paragraph" w:customStyle="1" w:styleId="Headings-H5SampleExplanationCopy">
    <w:name w:val="Headings-&gt;H5 Sample/Explanation Copy"/>
    <w:basedOn w:val="Body-BodyCopy"/>
    <w:qFormat/>
    <w:rsid w:val="00CF0D54"/>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rsid w:val="00CF0D54"/>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rsid w:val="00CF0D54"/>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rsid w:val="00CF0D54"/>
    <w:pPr>
      <w:numPr>
        <w:ilvl w:val="2"/>
        <w:numId w:val="6"/>
      </w:numPr>
    </w:pPr>
  </w:style>
  <w:style w:type="paragraph" w:customStyle="1" w:styleId="SampleListStyles-SampleNumListTier4">
    <w:name w:val="Sample List Styles-&gt;Sample Num List Tier 4"/>
    <w:basedOn w:val="SampleListStyles-SampleNumListTier1Start"/>
    <w:qFormat/>
    <w:rsid w:val="00CF0D54"/>
    <w:pPr>
      <w:numPr>
        <w:ilvl w:val="3"/>
        <w:numId w:val="6"/>
      </w:numPr>
    </w:pPr>
  </w:style>
  <w:style w:type="paragraph" w:customStyle="1" w:styleId="Headings-H3-SectionSubhead">
    <w:name w:val="Headings-&gt;H3 - Section Subhead"/>
    <w:qFormat/>
    <w:rsid w:val="00CF0D54"/>
    <w:pPr>
      <w:spacing w:after="270" w:line="320" w:lineRule="exact"/>
      <w:jc w:val="center"/>
    </w:pPr>
    <w:rPr>
      <w:rFonts w:ascii="Arial" w:eastAsia="Times New Roman" w:hAnsi="Arial" w:cs="Arial"/>
      <w:b/>
      <w:caps/>
      <w:color w:val="FF842D"/>
      <w:kern w:val="0"/>
      <w:sz w:val="28"/>
      <w:szCs w:val="20"/>
      <w14:ligatures w14:val="none"/>
    </w:rPr>
  </w:style>
  <w:style w:type="paragraph" w:customStyle="1" w:styleId="SampleListStyles-SampleNumListTier2Start">
    <w:name w:val="Sample List Styles-&gt;Sample Num List Tier 2 Start"/>
    <w:qFormat/>
    <w:rsid w:val="00CF0D54"/>
    <w:pPr>
      <w:numPr>
        <w:ilvl w:val="1"/>
        <w:numId w:val="6"/>
      </w:numPr>
      <w:tabs>
        <w:tab w:val="left" w:pos="0"/>
        <w:tab w:val="left" w:pos="540"/>
      </w:tabs>
      <w:spacing w:after="90" w:line="280" w:lineRule="exact"/>
    </w:pPr>
    <w:rPr>
      <w:rFonts w:ascii="Arial" w:eastAsia="Times New Roman" w:hAnsi="Arial" w:cs="Arial"/>
      <w:kern w:val="0"/>
      <w:szCs w:val="20"/>
      <w14:ligatures w14:val="none"/>
    </w:rPr>
  </w:style>
  <w:style w:type="character" w:customStyle="1" w:styleId="BoldBlue">
    <w:name w:val="Bold Blue"/>
    <w:qFormat/>
    <w:rsid w:val="00CF0D54"/>
    <w:rPr>
      <w:b/>
      <w:color w:val="00667C"/>
    </w:rPr>
  </w:style>
  <w:style w:type="character" w:customStyle="1" w:styleId="Italic">
    <w:name w:val="Italic"/>
    <w:qFormat/>
    <w:rsid w:val="00CF0D54"/>
    <w:rPr>
      <w:i/>
    </w:rPr>
  </w:style>
  <w:style w:type="paragraph" w:styleId="CommentText">
    <w:name w:val="annotation text"/>
    <w:basedOn w:val="Normal"/>
    <w:link w:val="CommentTextChar"/>
    <w:uiPriority w:val="99"/>
    <w:unhideWhenUsed/>
    <w:pPr>
      <w:spacing w:line="240" w:lineRule="auto"/>
    </w:pPr>
    <w:rPr>
      <w:sz w:val="20"/>
    </w:rPr>
  </w:style>
  <w:style w:type="character" w:customStyle="1" w:styleId="CommentTextChar">
    <w:name w:val="Comment Text Char"/>
    <w:basedOn w:val="DefaultParagraphFont"/>
    <w:link w:val="CommentText"/>
    <w:uiPriority w:val="99"/>
    <w:rPr>
      <w:rFonts w:ascii="Minion Pro" w:eastAsia="Times New Roman" w:hAnsi="Minion Pro" w:cs="Minion Pro"/>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B4E9C"/>
    <w:pPr>
      <w:spacing w:after="0" w:line="240" w:lineRule="auto"/>
    </w:pPr>
    <w:rPr>
      <w:rFonts w:ascii="Minion Pro" w:eastAsia="Times New Roman" w:hAnsi="Minion Pro" w:cs="Minion Pro"/>
      <w:kern w:val="0"/>
      <w:sz w:val="24"/>
      <w:szCs w:val="20"/>
      <w14:ligatures w14:val="none"/>
    </w:rPr>
  </w:style>
  <w:style w:type="paragraph" w:styleId="CommentSubject">
    <w:name w:val="annotation subject"/>
    <w:basedOn w:val="CommentText"/>
    <w:next w:val="CommentText"/>
    <w:link w:val="CommentSubjectChar"/>
    <w:uiPriority w:val="99"/>
    <w:semiHidden/>
    <w:unhideWhenUsed/>
    <w:rsid w:val="00191348"/>
    <w:rPr>
      <w:b/>
      <w:bCs/>
    </w:rPr>
  </w:style>
  <w:style w:type="character" w:customStyle="1" w:styleId="CommentSubjectChar">
    <w:name w:val="Comment Subject Char"/>
    <w:basedOn w:val="CommentTextChar"/>
    <w:link w:val="CommentSubject"/>
    <w:uiPriority w:val="99"/>
    <w:semiHidden/>
    <w:rsid w:val="00191348"/>
    <w:rPr>
      <w:rFonts w:ascii="Minion Pro" w:eastAsia="Times New Roman" w:hAnsi="Minion Pro" w:cs="Minion Pro"/>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9D0920-A441-4AEC-A9D7-90C6A8305A31}">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2.xml><?xml version="1.0" encoding="utf-8"?>
<ds:datastoreItem xmlns:ds="http://schemas.openxmlformats.org/officeDocument/2006/customXml" ds:itemID="{D5709EB8-8C77-44F1-AB0E-D9A8A0D2F6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A49ADE-EA13-43D0-9D75-C46BAE5056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Kristina Paprocki</cp:lastModifiedBy>
  <cp:revision>52</cp:revision>
  <dcterms:created xsi:type="dcterms:W3CDTF">2023-10-11T18:44:00Z</dcterms:created>
  <dcterms:modified xsi:type="dcterms:W3CDTF">2024-11-14T14:53:00Z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