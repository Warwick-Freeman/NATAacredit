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BE0B67" w14:textId="77777777" w:rsidR="00480031" w:rsidRPr="00B1734A" w:rsidRDefault="00480031" w:rsidP="00480031">
      <w:pPr>
        <w:pStyle w:val="Headings-H5SampleExplanationCopy"/>
        <w:rPr>
          <w:rFonts w:ascii="Times New Roman" w:hAnsi="Times New Roman" w:cs="Times New Roman"/>
          <w:sz w:val="24"/>
          <w:szCs w:val="24"/>
        </w:rPr>
      </w:pPr>
    </w:p>
    <w:p w14:paraId="47C8439C" w14:textId="77777777" w:rsidR="00480031" w:rsidRPr="00B1734A" w:rsidRDefault="00480031" w:rsidP="00480031">
      <w:pPr>
        <w:pStyle w:val="Headings-H5SampleExplanationCopy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>POLICY AND PROCEDURES</w:t>
      </w:r>
    </w:p>
    <w:p w14:paraId="68D6A5AA" w14:textId="77777777" w:rsidR="00480031" w:rsidRPr="00B1734A" w:rsidRDefault="00480031" w:rsidP="00480031">
      <w:pPr>
        <w:pStyle w:val="Headings-H3-SectionSubhead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>CO2 Monitoring</w:t>
      </w:r>
    </w:p>
    <w:p w14:paraId="0D9E5D7A" w14:textId="77777777" w:rsidR="00480031" w:rsidRPr="00B1734A" w:rsidRDefault="00480031" w:rsidP="00480031">
      <w:pPr>
        <w:pStyle w:val="Body-BodyCopy"/>
        <w:rPr>
          <w:rFonts w:ascii="Times New Roman" w:hAnsi="Times New Roman" w:cs="Times New Roman"/>
          <w:sz w:val="24"/>
          <w:szCs w:val="24"/>
        </w:rPr>
      </w:pPr>
    </w:p>
    <w:p w14:paraId="0F74C852" w14:textId="239CC0EC" w:rsidR="00480031" w:rsidRPr="00B1734A" w:rsidRDefault="00480031" w:rsidP="00480031">
      <w:pPr>
        <w:pStyle w:val="Body-BodyRuleAbove"/>
        <w:rPr>
          <w:rFonts w:ascii="Times New Roman" w:hAnsi="Times New Roman" w:cs="Times New Roman"/>
          <w:sz w:val="24"/>
          <w:szCs w:val="24"/>
        </w:rPr>
      </w:pPr>
      <w:r w:rsidRPr="00B1734A">
        <w:rPr>
          <w:rStyle w:val="BoldBlue"/>
          <w:rFonts w:ascii="Times New Roman" w:hAnsi="Times New Roman" w:cs="Times New Roman"/>
          <w:sz w:val="24"/>
          <w:szCs w:val="24"/>
        </w:rPr>
        <w:t>Effective Date:</w:t>
      </w:r>
      <w:r w:rsidR="009C3A76" w:rsidRPr="00B1734A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="009C3A76" w:rsidRPr="00B1734A">
        <w:rPr>
          <w:rFonts w:ascii="Times New Roman" w:hAnsi="Times New Roman" w:cs="Times New Roman"/>
          <w:sz w:val="24"/>
          <w:szCs w:val="24"/>
        </w:rPr>
        <w:t>00/00/0000 (month/day/year)</w:t>
      </w:r>
      <w:r w:rsidRPr="00B1734A">
        <w:rPr>
          <w:rFonts w:ascii="Times New Roman" w:hAnsi="Times New Roman" w:cs="Times New Roman"/>
          <w:sz w:val="24"/>
          <w:szCs w:val="24"/>
        </w:rPr>
        <w:tab/>
      </w:r>
      <w:r w:rsidRPr="00B1734A">
        <w:rPr>
          <w:rFonts w:ascii="Times New Roman" w:hAnsi="Times New Roman" w:cs="Times New Roman"/>
          <w:sz w:val="24"/>
          <w:szCs w:val="24"/>
        </w:rPr>
        <w:tab/>
      </w:r>
      <w:r w:rsidRPr="00B1734A">
        <w:rPr>
          <w:rFonts w:ascii="Times New Roman" w:hAnsi="Times New Roman" w:cs="Times New Roman"/>
          <w:sz w:val="24"/>
          <w:szCs w:val="24"/>
        </w:rPr>
        <w:tab/>
      </w:r>
      <w:r w:rsidRPr="00B1734A">
        <w:rPr>
          <w:rFonts w:ascii="Times New Roman" w:hAnsi="Times New Roman" w:cs="Times New Roman"/>
          <w:sz w:val="24"/>
          <w:szCs w:val="24"/>
        </w:rPr>
        <w:tab/>
      </w:r>
      <w:r w:rsidRPr="00B1734A">
        <w:rPr>
          <w:rStyle w:val="BoldBlue"/>
          <w:rFonts w:ascii="Times New Roman" w:hAnsi="Times New Roman" w:cs="Times New Roman"/>
          <w:sz w:val="24"/>
          <w:szCs w:val="24"/>
        </w:rPr>
        <w:t>Policy Number:</w:t>
      </w:r>
    </w:p>
    <w:p w14:paraId="0E35B1B5" w14:textId="77777777" w:rsidR="00480031" w:rsidRPr="00B1734A" w:rsidRDefault="00480031" w:rsidP="0048003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1734A">
        <w:rPr>
          <w:rStyle w:val="BoldBlue"/>
          <w:rFonts w:ascii="Times New Roman" w:hAnsi="Times New Roman" w:cs="Times New Roman"/>
          <w:sz w:val="24"/>
          <w:szCs w:val="24"/>
        </w:rPr>
        <w:t>Revised Date:</w:t>
      </w:r>
      <w:r w:rsidRPr="00B1734A">
        <w:rPr>
          <w:rStyle w:val="BoldBlue"/>
          <w:rFonts w:ascii="Times New Roman" w:hAnsi="Times New Roman" w:cs="Times New Roman"/>
          <w:sz w:val="24"/>
          <w:szCs w:val="24"/>
        </w:rPr>
        <w:tab/>
      </w:r>
      <w:r w:rsidRPr="00B1734A">
        <w:rPr>
          <w:rFonts w:ascii="Times New Roman" w:hAnsi="Times New Roman" w:cs="Times New Roman"/>
          <w:sz w:val="24"/>
          <w:szCs w:val="24"/>
        </w:rPr>
        <w:tab/>
      </w:r>
      <w:r w:rsidRPr="00B1734A">
        <w:rPr>
          <w:rFonts w:ascii="Times New Roman" w:hAnsi="Times New Roman" w:cs="Times New Roman"/>
          <w:sz w:val="24"/>
          <w:szCs w:val="24"/>
        </w:rPr>
        <w:tab/>
      </w:r>
      <w:r w:rsidRPr="00B1734A">
        <w:rPr>
          <w:rFonts w:ascii="Times New Roman" w:hAnsi="Times New Roman" w:cs="Times New Roman"/>
          <w:sz w:val="24"/>
          <w:szCs w:val="24"/>
        </w:rPr>
        <w:tab/>
      </w:r>
      <w:r w:rsidRPr="00B1734A">
        <w:rPr>
          <w:rFonts w:ascii="Times New Roman" w:hAnsi="Times New Roman" w:cs="Times New Roman"/>
          <w:sz w:val="24"/>
          <w:szCs w:val="24"/>
        </w:rPr>
        <w:tab/>
      </w:r>
      <w:r w:rsidRPr="00B1734A">
        <w:rPr>
          <w:rFonts w:ascii="Times New Roman" w:hAnsi="Times New Roman" w:cs="Times New Roman"/>
          <w:sz w:val="24"/>
          <w:szCs w:val="24"/>
        </w:rPr>
        <w:tab/>
      </w:r>
      <w:r w:rsidRPr="00B1734A">
        <w:rPr>
          <w:rFonts w:ascii="Times New Roman" w:hAnsi="Times New Roman" w:cs="Times New Roman"/>
          <w:sz w:val="24"/>
          <w:szCs w:val="24"/>
        </w:rPr>
        <w:tab/>
      </w:r>
    </w:p>
    <w:p w14:paraId="3CEF1DE8" w14:textId="457264FC" w:rsidR="00480031" w:rsidRPr="00B1734A" w:rsidRDefault="00480031" w:rsidP="00480031">
      <w:pPr>
        <w:pStyle w:val="Body-BodyRuleBelow"/>
        <w:rPr>
          <w:rFonts w:ascii="Times New Roman" w:hAnsi="Times New Roman" w:cs="Times New Roman"/>
          <w:sz w:val="24"/>
          <w:szCs w:val="24"/>
        </w:rPr>
      </w:pPr>
      <w:r w:rsidRPr="00B1734A">
        <w:rPr>
          <w:rStyle w:val="BoldBlue"/>
          <w:rFonts w:ascii="Times New Roman" w:hAnsi="Times New Roman" w:cs="Times New Roman"/>
          <w:sz w:val="24"/>
          <w:szCs w:val="24"/>
        </w:rPr>
        <w:t>Approval Signature:</w:t>
      </w:r>
      <w:r w:rsidR="001669B4" w:rsidRPr="00B1734A">
        <w:rPr>
          <w:rStyle w:val="BoldBlue"/>
          <w:rFonts w:ascii="Times New Roman" w:hAnsi="Times New Roman" w:cs="Times New Roman"/>
          <w:sz w:val="24"/>
          <w:szCs w:val="24"/>
        </w:rPr>
        <w:t xml:space="preserve"> </w:t>
      </w:r>
      <w:r w:rsidR="001669B4" w:rsidRPr="00B1734A">
        <w:rPr>
          <w:rStyle w:val="Italic"/>
          <w:rFonts w:ascii="Times New Roman" w:hAnsi="Times New Roman" w:cs="Times New Roman"/>
          <w:sz w:val="24"/>
          <w:szCs w:val="24"/>
        </w:rPr>
        <w:t>To be signed by the site director</w:t>
      </w:r>
    </w:p>
    <w:p w14:paraId="3C5B2D1D" w14:textId="77777777" w:rsidR="00480031" w:rsidRPr="00B1734A" w:rsidRDefault="00480031" w:rsidP="00480031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B1734A">
        <w:rPr>
          <w:rFonts w:ascii="Times New Roman" w:hAnsi="Times New Roman" w:cs="Times New Roman"/>
          <w:b/>
          <w:bCs/>
          <w:sz w:val="24"/>
          <w:szCs w:val="24"/>
        </w:rPr>
        <w:t xml:space="preserve">PURPOSE:  </w:t>
      </w:r>
    </w:p>
    <w:p w14:paraId="10DE9797" w14:textId="708E40A7" w:rsidR="00480031" w:rsidRPr="00B1734A" w:rsidRDefault="00480031" w:rsidP="00480031">
      <w:pPr>
        <w:pStyle w:val="Body-BodyCopy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 xml:space="preserve">To establish proper guidelines </w:t>
      </w:r>
      <w:r w:rsidR="00264CF3" w:rsidRPr="000119DF">
        <w:rPr>
          <w:rFonts w:ascii="Times New Roman" w:hAnsi="Times New Roman" w:cs="Times New Roman"/>
          <w:sz w:val="24"/>
          <w:szCs w:val="24"/>
        </w:rPr>
        <w:t xml:space="preserve">when monitoring </w:t>
      </w:r>
      <w:r w:rsidRPr="00B1734A">
        <w:rPr>
          <w:rFonts w:ascii="Times New Roman" w:hAnsi="Times New Roman" w:cs="Times New Roman"/>
          <w:sz w:val="24"/>
          <w:szCs w:val="24"/>
        </w:rPr>
        <w:t>CO2</w:t>
      </w:r>
      <w:r w:rsidR="00454719" w:rsidRPr="00B1734A">
        <w:rPr>
          <w:rFonts w:ascii="Times New Roman" w:hAnsi="Times New Roman" w:cs="Times New Roman"/>
          <w:sz w:val="24"/>
          <w:szCs w:val="24"/>
        </w:rPr>
        <w:t xml:space="preserve"> by either End Tidal (ETCO2) or transcutaneous (TcCO2) methods</w:t>
      </w:r>
      <w:ins w:id="0" w:author="Kristina Paprocki" w:date="2024-12-09T08:06:00Z" w16du:dateUtc="2024-12-09T14:06:00Z">
        <w:r w:rsidR="009A3651">
          <w:rPr>
            <w:rFonts w:ascii="Times New Roman" w:hAnsi="Times New Roman" w:cs="Times New Roman"/>
            <w:sz w:val="24"/>
            <w:szCs w:val="24"/>
          </w:rPr>
          <w:t>.</w:t>
        </w:r>
      </w:ins>
      <w:r w:rsidR="00454719" w:rsidRPr="00B1734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66A3E77" w14:textId="77777777" w:rsidR="00480031" w:rsidRPr="00B1734A" w:rsidRDefault="00480031" w:rsidP="00480031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B1734A">
        <w:rPr>
          <w:rFonts w:ascii="Times New Roman" w:hAnsi="Times New Roman" w:cs="Times New Roman"/>
          <w:b/>
          <w:bCs/>
          <w:sz w:val="24"/>
          <w:szCs w:val="24"/>
        </w:rPr>
        <w:t xml:space="preserve">POLICY: </w:t>
      </w:r>
    </w:p>
    <w:p w14:paraId="74EB476D" w14:textId="0D8C7AFA" w:rsidR="00480031" w:rsidRPr="00B1734A" w:rsidRDefault="00454719" w:rsidP="00A11255">
      <w:pPr>
        <w:pStyle w:val="Body-BodyCopy"/>
        <w:spacing w:after="90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>CO2</w:t>
      </w:r>
      <w:r w:rsidR="00480031" w:rsidRPr="00B1734A">
        <w:rPr>
          <w:rFonts w:ascii="Times New Roman" w:hAnsi="Times New Roman" w:cs="Times New Roman"/>
          <w:sz w:val="24"/>
          <w:szCs w:val="24"/>
        </w:rPr>
        <w:t xml:space="preserve"> must be monitored for all patients </w:t>
      </w:r>
      <w:r w:rsidR="009C3A76" w:rsidRPr="00B1734A">
        <w:rPr>
          <w:rFonts w:ascii="Times New Roman" w:hAnsi="Times New Roman" w:cs="Times New Roman"/>
          <w:sz w:val="24"/>
          <w:szCs w:val="24"/>
        </w:rPr>
        <w:t>aged</w:t>
      </w:r>
      <w:r w:rsidR="00480031" w:rsidRPr="00B1734A">
        <w:rPr>
          <w:rFonts w:ascii="Times New Roman" w:hAnsi="Times New Roman" w:cs="Times New Roman"/>
          <w:sz w:val="24"/>
          <w:szCs w:val="24"/>
        </w:rPr>
        <w:t xml:space="preserve"> 13 and under. </w:t>
      </w:r>
    </w:p>
    <w:p w14:paraId="01200588" w14:textId="208835DB" w:rsidR="00480031" w:rsidRPr="00B1734A" w:rsidRDefault="00480031" w:rsidP="00A11255">
      <w:pPr>
        <w:pStyle w:val="Body-BodyCopy"/>
        <w:numPr>
          <w:ilvl w:val="0"/>
          <w:numId w:val="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 xml:space="preserve">When evaluating sleep-disordered breathing in children, it is recommended that both airflow and </w:t>
      </w:r>
      <w:r w:rsidR="00454719" w:rsidRPr="00B1734A">
        <w:rPr>
          <w:rFonts w:ascii="Times New Roman" w:hAnsi="Times New Roman" w:cs="Times New Roman"/>
          <w:sz w:val="24"/>
          <w:szCs w:val="24"/>
        </w:rPr>
        <w:t xml:space="preserve">a measurement of </w:t>
      </w:r>
      <w:r w:rsidRPr="00B1734A">
        <w:rPr>
          <w:rFonts w:ascii="Times New Roman" w:hAnsi="Times New Roman" w:cs="Times New Roman"/>
          <w:sz w:val="24"/>
          <w:szCs w:val="24"/>
        </w:rPr>
        <w:t xml:space="preserve">CO2 be recorded.  </w:t>
      </w:r>
    </w:p>
    <w:p w14:paraId="4480D94B" w14:textId="5129FBE8" w:rsidR="00480031" w:rsidRPr="00B1734A" w:rsidRDefault="009C3A76" w:rsidP="00A11255">
      <w:pPr>
        <w:pStyle w:val="Body-BodyCopy"/>
        <w:numPr>
          <w:ilvl w:val="0"/>
          <w:numId w:val="5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>CO2 monitoring</w:t>
      </w:r>
      <w:r w:rsidR="00480031" w:rsidRPr="00B1734A">
        <w:rPr>
          <w:rFonts w:ascii="Times New Roman" w:hAnsi="Times New Roman" w:cs="Times New Roman"/>
          <w:sz w:val="24"/>
          <w:szCs w:val="24"/>
        </w:rPr>
        <w:t xml:space="preserve"> is used with the PSG to </w:t>
      </w:r>
      <w:r w:rsidR="00454719" w:rsidRPr="00B1734A">
        <w:rPr>
          <w:rFonts w:ascii="Times New Roman" w:hAnsi="Times New Roman" w:cs="Times New Roman"/>
          <w:sz w:val="24"/>
          <w:szCs w:val="24"/>
        </w:rPr>
        <w:t>define hypoventilation and partial obstruction.</w:t>
      </w:r>
      <w:r w:rsidR="00480031" w:rsidRPr="00B1734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02526D27" w14:textId="77777777" w:rsidR="009C3A76" w:rsidRPr="00B1734A" w:rsidRDefault="009C3A76" w:rsidP="00A11255">
      <w:pPr>
        <w:pStyle w:val="SampleListStyles-SampleNumListTier1Continue"/>
        <w:tabs>
          <w:tab w:val="clear" w:pos="0"/>
        </w:tabs>
        <w:rPr>
          <w:rFonts w:ascii="Times New Roman" w:hAnsi="Times New Roman" w:cs="Times New Roman"/>
          <w:sz w:val="24"/>
          <w:szCs w:val="24"/>
        </w:rPr>
      </w:pPr>
    </w:p>
    <w:p w14:paraId="1E1CF681" w14:textId="77777777" w:rsidR="00480031" w:rsidRPr="00B1734A" w:rsidRDefault="00480031" w:rsidP="00480031">
      <w:pPr>
        <w:pStyle w:val="Headings-H4-SampleBodySubhead"/>
        <w:rPr>
          <w:rFonts w:ascii="Times New Roman" w:hAnsi="Times New Roman" w:cs="Times New Roman"/>
          <w:b/>
          <w:bCs/>
          <w:sz w:val="24"/>
          <w:szCs w:val="24"/>
        </w:rPr>
      </w:pPr>
      <w:r w:rsidRPr="00B1734A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58297327" w14:textId="6CF8371B" w:rsidR="00480031" w:rsidRPr="00B1734A" w:rsidRDefault="00480031" w:rsidP="00A11255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 xml:space="preserve">The CO2 with be monitored on all pediatric patients 13 years and under. </w:t>
      </w:r>
      <w:r w:rsidR="000061B3" w:rsidRPr="00B1734A">
        <w:rPr>
          <w:rFonts w:ascii="Times New Roman" w:hAnsi="Times New Roman" w:cs="Times New Roman"/>
          <w:sz w:val="24"/>
          <w:szCs w:val="24"/>
        </w:rPr>
        <w:t>Typically,</w:t>
      </w:r>
      <w:r w:rsidR="00454719" w:rsidRPr="00B1734A">
        <w:rPr>
          <w:rFonts w:ascii="Times New Roman" w:hAnsi="Times New Roman" w:cs="Times New Roman"/>
          <w:sz w:val="24"/>
          <w:szCs w:val="24"/>
        </w:rPr>
        <w:t xml:space="preserve"> TcCO2 </w:t>
      </w:r>
      <w:r w:rsidRPr="00B1734A">
        <w:rPr>
          <w:rFonts w:ascii="Times New Roman" w:hAnsi="Times New Roman" w:cs="Times New Roman"/>
          <w:sz w:val="24"/>
          <w:szCs w:val="24"/>
        </w:rPr>
        <w:t xml:space="preserve">will be monitored by a probe attached to the patient’s chest or ear. </w:t>
      </w:r>
      <w:r w:rsidR="00454719" w:rsidRPr="00B1734A">
        <w:rPr>
          <w:rFonts w:ascii="Times New Roman" w:hAnsi="Times New Roman" w:cs="Times New Roman"/>
          <w:sz w:val="24"/>
          <w:szCs w:val="24"/>
        </w:rPr>
        <w:t xml:space="preserve"> ETCO2 is monitored by a cannula at the patient’s nares</w:t>
      </w:r>
      <w:r w:rsidR="007A7E8C">
        <w:rPr>
          <w:rFonts w:ascii="Times New Roman" w:hAnsi="Times New Roman" w:cs="Times New Roman"/>
          <w:sz w:val="24"/>
          <w:szCs w:val="24"/>
        </w:rPr>
        <w:t>.</w:t>
      </w:r>
    </w:p>
    <w:p w14:paraId="4933732A" w14:textId="52B1CAF2" w:rsidR="00480031" w:rsidRPr="00B1734A" w:rsidRDefault="00480031" w:rsidP="00A11255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 xml:space="preserve">During testing it may be necessary for the technologist to </w:t>
      </w:r>
      <w:r w:rsidR="009C3A76" w:rsidRPr="00B1734A">
        <w:rPr>
          <w:rFonts w:ascii="Times New Roman" w:hAnsi="Times New Roman" w:cs="Times New Roman"/>
          <w:sz w:val="24"/>
          <w:szCs w:val="24"/>
        </w:rPr>
        <w:t>troubleshoot</w:t>
      </w:r>
      <w:r w:rsidRPr="00B1734A">
        <w:rPr>
          <w:rFonts w:ascii="Times New Roman" w:hAnsi="Times New Roman" w:cs="Times New Roman"/>
          <w:sz w:val="24"/>
          <w:szCs w:val="24"/>
        </w:rPr>
        <w:t xml:space="preserve"> probe malfunction </w:t>
      </w:r>
      <w:r w:rsidR="007275F5" w:rsidRPr="00B1734A">
        <w:rPr>
          <w:rFonts w:ascii="Times New Roman" w:hAnsi="Times New Roman" w:cs="Times New Roman"/>
          <w:sz w:val="24"/>
          <w:szCs w:val="24"/>
        </w:rPr>
        <w:t>d</w:t>
      </w:r>
      <w:r w:rsidRPr="00B1734A">
        <w:rPr>
          <w:rFonts w:ascii="Times New Roman" w:hAnsi="Times New Roman" w:cs="Times New Roman"/>
          <w:sz w:val="24"/>
          <w:szCs w:val="24"/>
        </w:rPr>
        <w:t>isplacement</w:t>
      </w:r>
      <w:r w:rsidR="007275F5" w:rsidRPr="00B1734A">
        <w:rPr>
          <w:rFonts w:ascii="Times New Roman" w:hAnsi="Times New Roman" w:cs="Times New Roman"/>
          <w:sz w:val="24"/>
          <w:szCs w:val="24"/>
        </w:rPr>
        <w:t>, need for calibration</w:t>
      </w:r>
      <w:r w:rsidRPr="00B1734A">
        <w:rPr>
          <w:rFonts w:ascii="Times New Roman" w:hAnsi="Times New Roman" w:cs="Times New Roman"/>
          <w:sz w:val="24"/>
          <w:szCs w:val="24"/>
        </w:rPr>
        <w:t>.</w:t>
      </w:r>
    </w:p>
    <w:p w14:paraId="55D5DD7C" w14:textId="2D5499E0" w:rsidR="00480031" w:rsidRPr="00B1734A" w:rsidRDefault="00480031" w:rsidP="00A11255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 xml:space="preserve">CO2 will be monitored and documented throughout the study. Any changes that occur in CO2 values will be documented. </w:t>
      </w:r>
    </w:p>
    <w:p w14:paraId="089EC5FA" w14:textId="0966FE8C" w:rsidR="00480031" w:rsidRPr="00B1734A" w:rsidRDefault="009C3A76" w:rsidP="00A11255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>Typically,</w:t>
      </w:r>
      <w:r w:rsidR="007275F5" w:rsidRPr="00B1734A">
        <w:rPr>
          <w:rFonts w:ascii="Times New Roman" w:hAnsi="Times New Roman" w:cs="Times New Roman"/>
          <w:sz w:val="24"/>
          <w:szCs w:val="24"/>
        </w:rPr>
        <w:t xml:space="preserve"> </w:t>
      </w:r>
      <w:r w:rsidR="00480031" w:rsidRPr="00B1734A">
        <w:rPr>
          <w:rFonts w:ascii="Times New Roman" w:hAnsi="Times New Roman" w:cs="Times New Roman"/>
          <w:sz w:val="24"/>
          <w:szCs w:val="24"/>
        </w:rPr>
        <w:t>CO2 values are 35-45 mm Hg.</w:t>
      </w:r>
      <w:r w:rsidR="007275F5" w:rsidRPr="00B1734A">
        <w:rPr>
          <w:rFonts w:ascii="Times New Roman" w:hAnsi="Times New Roman" w:cs="Times New Roman"/>
          <w:sz w:val="24"/>
          <w:szCs w:val="24"/>
        </w:rPr>
        <w:t xml:space="preserve">  Values </w:t>
      </w:r>
      <w:r w:rsidR="00264CF3" w:rsidRPr="000119DF">
        <w:rPr>
          <w:rFonts w:ascii="Times New Roman" w:hAnsi="Times New Roman" w:cs="Times New Roman"/>
          <w:sz w:val="24"/>
          <w:szCs w:val="24"/>
        </w:rPr>
        <w:t xml:space="preserve">&gt;50 </w:t>
      </w:r>
      <w:r w:rsidR="007275F5" w:rsidRPr="00B1734A">
        <w:rPr>
          <w:rFonts w:ascii="Times New Roman" w:hAnsi="Times New Roman" w:cs="Times New Roman"/>
          <w:sz w:val="24"/>
          <w:szCs w:val="24"/>
        </w:rPr>
        <w:t>mm Hg are considered abnormal for purposes of defining hypoventilation.</w:t>
      </w:r>
    </w:p>
    <w:p w14:paraId="4E1DB8D3" w14:textId="65144753" w:rsidR="00480031" w:rsidRPr="00B1734A" w:rsidRDefault="00480031" w:rsidP="00A11255">
      <w:pPr>
        <w:pStyle w:val="Body-BodyCopy"/>
        <w:numPr>
          <w:ilvl w:val="0"/>
          <w:numId w:val="6"/>
        </w:numPr>
        <w:spacing w:after="90"/>
        <w:rPr>
          <w:rFonts w:ascii="Times New Roman" w:hAnsi="Times New Roman" w:cs="Times New Roman"/>
          <w:sz w:val="24"/>
          <w:szCs w:val="24"/>
        </w:rPr>
      </w:pPr>
      <w:r w:rsidRPr="00B1734A">
        <w:rPr>
          <w:rFonts w:ascii="Times New Roman" w:hAnsi="Times New Roman" w:cs="Times New Roman"/>
          <w:sz w:val="24"/>
          <w:szCs w:val="24"/>
        </w:rPr>
        <w:t xml:space="preserve">Contact the </w:t>
      </w:r>
      <w:r w:rsidR="007A7E8C">
        <w:rPr>
          <w:rFonts w:ascii="Times New Roman" w:hAnsi="Times New Roman" w:cs="Times New Roman"/>
          <w:sz w:val="24"/>
          <w:szCs w:val="24"/>
        </w:rPr>
        <w:t>f</w:t>
      </w:r>
      <w:r w:rsidRPr="00B1734A">
        <w:rPr>
          <w:rFonts w:ascii="Times New Roman" w:hAnsi="Times New Roman" w:cs="Times New Roman"/>
          <w:sz w:val="24"/>
          <w:szCs w:val="24"/>
        </w:rPr>
        <w:t xml:space="preserve">acility </w:t>
      </w:r>
      <w:r w:rsidR="007A7E8C">
        <w:rPr>
          <w:rFonts w:ascii="Times New Roman" w:hAnsi="Times New Roman" w:cs="Times New Roman"/>
          <w:sz w:val="24"/>
          <w:szCs w:val="24"/>
        </w:rPr>
        <w:t>d</w:t>
      </w:r>
      <w:r w:rsidRPr="00B1734A">
        <w:rPr>
          <w:rFonts w:ascii="Times New Roman" w:hAnsi="Times New Roman" w:cs="Times New Roman"/>
          <w:sz w:val="24"/>
          <w:szCs w:val="24"/>
        </w:rPr>
        <w:t xml:space="preserve">irector for CO2 values that </w:t>
      </w:r>
      <w:r w:rsidR="007A7E8C">
        <w:rPr>
          <w:rFonts w:ascii="Times New Roman" w:hAnsi="Times New Roman" w:cs="Times New Roman"/>
          <w:sz w:val="24"/>
          <w:szCs w:val="24"/>
        </w:rPr>
        <w:t xml:space="preserve">are </w:t>
      </w:r>
      <w:r w:rsidRPr="00B1734A">
        <w:rPr>
          <w:rFonts w:ascii="Times New Roman" w:hAnsi="Times New Roman" w:cs="Times New Roman"/>
          <w:sz w:val="24"/>
          <w:szCs w:val="24"/>
        </w:rPr>
        <w:t>60mm Hg for greater than 3 minutes</w:t>
      </w:r>
      <w:r w:rsidR="007275F5" w:rsidRPr="00B1734A">
        <w:rPr>
          <w:rFonts w:ascii="Times New Roman" w:hAnsi="Times New Roman" w:cs="Times New Roman"/>
          <w:sz w:val="24"/>
          <w:szCs w:val="24"/>
        </w:rPr>
        <w:t xml:space="preserve"> after troubleshooting</w:t>
      </w:r>
      <w:r w:rsidRPr="00B1734A">
        <w:rPr>
          <w:rFonts w:ascii="Times New Roman" w:hAnsi="Times New Roman" w:cs="Times New Roman"/>
          <w:sz w:val="24"/>
          <w:szCs w:val="24"/>
        </w:rPr>
        <w:t>.</w:t>
      </w:r>
    </w:p>
    <w:sectPr w:rsidR="00480031" w:rsidRPr="00B1734A" w:rsidSect="001669B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EE44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F555F6B"/>
    <w:multiLevelType w:val="hybridMultilevel"/>
    <w:tmpl w:val="9DA43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6D3702"/>
    <w:multiLevelType w:val="singleLevel"/>
    <w:tmpl w:val="F8A42E68"/>
    <w:lvl w:ilvl="0">
      <w:start w:val="1"/>
      <w:numFmt w:val="decimal"/>
      <w:lvlText w:val="%1."/>
      <w:lvlJc w:val="left"/>
      <w:pPr>
        <w:tabs>
          <w:tab w:val="num" w:pos="0"/>
        </w:tabs>
        <w:ind w:left="540" w:right="0" w:hanging="540"/>
      </w:pPr>
    </w:lvl>
  </w:abstractNum>
  <w:abstractNum w:abstractNumId="3" w15:restartNumberingAfterBreak="0">
    <w:nsid w:val="69B20DBC"/>
    <w:multiLevelType w:val="singleLevel"/>
    <w:tmpl w:val="451EE1A2"/>
    <w:lvl w:ilvl="0">
      <w:start w:val="1"/>
      <w:numFmt w:val="decimal"/>
      <w:lvlText w:val="%1."/>
      <w:lvlJc w:val="left"/>
      <w:pPr>
        <w:tabs>
          <w:tab w:val="num" w:pos="0"/>
        </w:tabs>
        <w:ind w:left="540" w:right="0" w:hanging="540"/>
      </w:pPr>
    </w:lvl>
  </w:abstractNum>
  <w:abstractNum w:abstractNumId="4" w15:restartNumberingAfterBreak="0">
    <w:nsid w:val="6E1028B8"/>
    <w:multiLevelType w:val="singleLevel"/>
    <w:tmpl w:val="A9D0409C"/>
    <w:lvl w:ilvl="0">
      <w:start w:val="1"/>
      <w:numFmt w:val="decimal"/>
      <w:lvlText w:val="%1."/>
      <w:lvlJc w:val="left"/>
      <w:pPr>
        <w:tabs>
          <w:tab w:val="num" w:pos="0"/>
        </w:tabs>
        <w:ind w:left="540" w:right="0" w:hanging="540"/>
      </w:pPr>
    </w:lvl>
  </w:abstractNum>
  <w:abstractNum w:abstractNumId="5" w15:restartNumberingAfterBreak="0">
    <w:nsid w:val="71D67D5E"/>
    <w:multiLevelType w:val="hybridMultilevel"/>
    <w:tmpl w:val="269C8DC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38387677">
    <w:abstractNumId w:val="2"/>
  </w:num>
  <w:num w:numId="2" w16cid:durableId="585499639">
    <w:abstractNumId w:val="3"/>
  </w:num>
  <w:num w:numId="3" w16cid:durableId="1611740151">
    <w:abstractNumId w:val="4"/>
  </w:num>
  <w:num w:numId="4" w16cid:durableId="765073101">
    <w:abstractNumId w:val="5"/>
  </w:num>
  <w:num w:numId="5" w16cid:durableId="1804229699">
    <w:abstractNumId w:val="1"/>
  </w:num>
  <w:num w:numId="6" w16cid:durableId="200462274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Kristina Paprocki">
    <w15:presenceInfo w15:providerId="AD" w15:userId="S::kpaprocki@aasm.org::c6ffc4c9-b2ee-49cf-b61f-7ea41e82a9c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031"/>
    <w:rsid w:val="000061B3"/>
    <w:rsid w:val="00034589"/>
    <w:rsid w:val="001669B4"/>
    <w:rsid w:val="00264CF3"/>
    <w:rsid w:val="002A5481"/>
    <w:rsid w:val="003A1468"/>
    <w:rsid w:val="003C09EC"/>
    <w:rsid w:val="00454719"/>
    <w:rsid w:val="00480031"/>
    <w:rsid w:val="007275F5"/>
    <w:rsid w:val="0074768A"/>
    <w:rsid w:val="007A7E8C"/>
    <w:rsid w:val="007B479F"/>
    <w:rsid w:val="009A3651"/>
    <w:rsid w:val="009C3A76"/>
    <w:rsid w:val="00A11255"/>
    <w:rsid w:val="00B1734A"/>
    <w:rsid w:val="00DE1371"/>
    <w:rsid w:val="00E25426"/>
    <w:rsid w:val="00E43238"/>
    <w:rsid w:val="00EB50F1"/>
    <w:rsid w:val="00EF702A"/>
    <w:rsid w:val="00F278E0"/>
    <w:rsid w:val="00F33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F2F875"/>
  <w15:chartTrackingRefBased/>
  <w15:docId w15:val="{04763B32-2561-4FBC-A024-0077E3198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-BodyCopy">
    <w:name w:val="Body-&gt;Body Copy"/>
    <w:qFormat/>
    <w:rsid w:val="00480031"/>
    <w:pPr>
      <w:spacing w:after="270" w:line="280" w:lineRule="exact"/>
    </w:pPr>
    <w:rPr>
      <w:rFonts w:ascii="Arial" w:eastAsia="Times New Roman" w:hAnsi="Arial" w:cs="Arial"/>
      <w:kern w:val="0"/>
      <w:szCs w:val="20"/>
      <w14:ligatures w14:val="none"/>
    </w:rPr>
  </w:style>
  <w:style w:type="paragraph" w:customStyle="1" w:styleId="Body-BodyRuleAbove">
    <w:name w:val="Body-&gt;Body Rule Above"/>
    <w:basedOn w:val="Body-BodyCopy"/>
    <w:qFormat/>
    <w:rsid w:val="00480031"/>
    <w:pPr>
      <w:pBdr>
        <w:top w:val="single" w:sz="8" w:space="0" w:color="auto"/>
      </w:pBdr>
      <w:spacing w:before="180"/>
    </w:pPr>
  </w:style>
  <w:style w:type="paragraph" w:customStyle="1" w:styleId="Body-BodyRuleBelow">
    <w:name w:val="Body-&gt;Body Rule Below"/>
    <w:basedOn w:val="Body-BodyCopy"/>
    <w:qFormat/>
    <w:rsid w:val="00480031"/>
    <w:pPr>
      <w:pBdr>
        <w:bottom w:val="single" w:sz="8" w:space="0" w:color="auto"/>
      </w:pBdr>
      <w:spacing w:after="720"/>
    </w:pPr>
  </w:style>
  <w:style w:type="paragraph" w:customStyle="1" w:styleId="Headings-H4-SampleBodySubhead">
    <w:name w:val="Headings-&gt;H4 - Sample Body Subhead"/>
    <w:basedOn w:val="Normal"/>
    <w:qFormat/>
    <w:rsid w:val="00480031"/>
    <w:pPr>
      <w:spacing w:before="90" w:after="360" w:line="280" w:lineRule="exact"/>
    </w:pPr>
    <w:rPr>
      <w:rFonts w:ascii="Arial Black" w:eastAsia="Times New Roman" w:hAnsi="Arial Black" w:cs="Arial Black"/>
      <w:caps/>
      <w:color w:val="45CAFB"/>
      <w:kern w:val="0"/>
      <w:szCs w:val="20"/>
      <w14:ligatures w14:val="none"/>
    </w:rPr>
  </w:style>
  <w:style w:type="paragraph" w:customStyle="1" w:styleId="Headings-H5SampleExplanationCopy">
    <w:name w:val="Headings-&gt;H5 Sample/Explanation Copy"/>
    <w:basedOn w:val="Body-BodyCopy"/>
    <w:qFormat/>
    <w:rsid w:val="00480031"/>
    <w:pPr>
      <w:spacing w:after="90"/>
      <w:jc w:val="center"/>
    </w:pPr>
    <w:rPr>
      <w:b/>
      <w:caps/>
      <w:color w:val="00667C"/>
      <w:sz w:val="18"/>
    </w:rPr>
  </w:style>
  <w:style w:type="paragraph" w:customStyle="1" w:styleId="SampleListStyles-SampleNumListTier1Continue">
    <w:name w:val="Sample List Styles-&gt;Sample Num List Tier 1 Continue"/>
    <w:basedOn w:val="Body-BodyCopy"/>
    <w:qFormat/>
    <w:rsid w:val="00480031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SampleListStyles-SampleNumListTier1Start">
    <w:name w:val="Sample List Styles-&gt;Sample Num List Tier 1 Start"/>
    <w:basedOn w:val="Body-BodyCopy"/>
    <w:qFormat/>
    <w:rsid w:val="00480031"/>
    <w:pPr>
      <w:tabs>
        <w:tab w:val="left" w:pos="0"/>
        <w:tab w:val="left" w:pos="540"/>
      </w:tabs>
      <w:spacing w:after="90"/>
      <w:ind w:left="540" w:hanging="540"/>
    </w:pPr>
  </w:style>
  <w:style w:type="paragraph" w:customStyle="1" w:styleId="Headings-H3-SectionSubhead">
    <w:name w:val="Headings-&gt;H3 - Section Subhead"/>
    <w:qFormat/>
    <w:rsid w:val="00480031"/>
    <w:pPr>
      <w:spacing w:after="270" w:line="320" w:lineRule="exact"/>
      <w:jc w:val="center"/>
    </w:pPr>
    <w:rPr>
      <w:rFonts w:ascii="Arial" w:eastAsia="Times New Roman" w:hAnsi="Arial" w:cs="Arial"/>
      <w:b/>
      <w:caps/>
      <w:color w:val="FF842D"/>
      <w:kern w:val="0"/>
      <w:sz w:val="28"/>
      <w:szCs w:val="20"/>
      <w14:ligatures w14:val="none"/>
    </w:rPr>
  </w:style>
  <w:style w:type="character" w:customStyle="1" w:styleId="BoldBlue">
    <w:name w:val="Bold Blue"/>
    <w:qFormat/>
    <w:rsid w:val="00480031"/>
    <w:rPr>
      <w:b/>
      <w:color w:val="00667C"/>
    </w:rPr>
  </w:style>
  <w:style w:type="paragraph" w:styleId="Revision">
    <w:name w:val="Revision"/>
    <w:hidden/>
    <w:uiPriority w:val="99"/>
    <w:semiHidden/>
    <w:rsid w:val="007B479F"/>
    <w:pPr>
      <w:spacing w:after="0" w:line="240" w:lineRule="auto"/>
    </w:pPr>
  </w:style>
  <w:style w:type="character" w:customStyle="1" w:styleId="Italic">
    <w:name w:val="Italic"/>
    <w:qFormat/>
    <w:rsid w:val="001669B4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159878-03cd-4801-b413-405d1a93928c">
      <Terms xmlns="http://schemas.microsoft.com/office/infopath/2007/PartnerControls"/>
    </lcf76f155ced4ddcb4097134ff3c332f>
    <TaxCatchAll xmlns="a276ee57-3d4a-4095-9484-9c5fc986c452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B7FA637C8BB748A390852C0BFD1230" ma:contentTypeVersion="14" ma:contentTypeDescription="Create a new document." ma:contentTypeScope="" ma:versionID="a46cfb86b679e27257159c94726e0c7f">
  <xsd:schema xmlns:xsd="http://www.w3.org/2001/XMLSchema" xmlns:xs="http://www.w3.org/2001/XMLSchema" xmlns:p="http://schemas.microsoft.com/office/2006/metadata/properties" xmlns:ns2="41159878-03cd-4801-b413-405d1a93928c" xmlns:ns3="a276ee57-3d4a-4095-9484-9c5fc986c452" targetNamespace="http://schemas.microsoft.com/office/2006/metadata/properties" ma:root="true" ma:fieldsID="ef975aabb25a873731248cb4a1ed9c17" ns2:_="" ns3:_="">
    <xsd:import namespace="41159878-03cd-4801-b413-405d1a93928c"/>
    <xsd:import namespace="a276ee57-3d4a-4095-9484-9c5fc986c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159878-03cd-4801-b413-405d1a9392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8872f793-1b26-4c8c-898b-aff5d45eff1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76ee57-3d4a-4095-9484-9c5fc986c45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affa07b-9412-4758-8fdb-dcc3c6db7aae}" ma:internalName="TaxCatchAll" ma:showField="CatchAllData" ma:web="a276ee57-3d4a-4095-9484-9c5fc986c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C40745-B08B-4AB8-915A-AFFE73C5D6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74199FD-B7DD-40C1-A777-E167EED21F02}">
  <ds:schemaRefs>
    <ds:schemaRef ds:uri="http://schemas.microsoft.com/office/2006/metadata/properties"/>
    <ds:schemaRef ds:uri="http://schemas.microsoft.com/office/infopath/2007/PartnerControls"/>
    <ds:schemaRef ds:uri="41159878-03cd-4801-b413-405d1a93928c"/>
    <ds:schemaRef ds:uri="a276ee57-3d4a-4095-9484-9c5fc986c452"/>
  </ds:schemaRefs>
</ds:datastoreItem>
</file>

<file path=customXml/itemProps3.xml><?xml version="1.0" encoding="utf-8"?>
<ds:datastoreItem xmlns:ds="http://schemas.openxmlformats.org/officeDocument/2006/customXml" ds:itemID="{2E8993B5-F09F-440B-994C-B6B4E50B983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159878-03cd-4801-b413-405d1a93928c"/>
    <ds:schemaRef ds:uri="a276ee57-3d4a-4095-9484-9c5fc986c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46ae6d3-d1b0-43e2-8584-ffceeede71d5}" enabled="0" method="" siteId="{046ae6d3-d1b0-43e2-8584-ffceeede71d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Rausch</dc:creator>
  <cp:keywords/>
  <dc:description/>
  <cp:lastModifiedBy>Kristina Paprocki</cp:lastModifiedBy>
  <cp:revision>14</cp:revision>
  <cp:lastPrinted>2024-03-26T21:34:00Z</cp:lastPrinted>
  <dcterms:created xsi:type="dcterms:W3CDTF">2024-03-26T21:35:00Z</dcterms:created>
  <dcterms:modified xsi:type="dcterms:W3CDTF">2024-12-09T14:06:00Z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0x010100C6B7FA637C8BB748A390852C0BFD1230</vt:lpwstr>
  </property>
  <property fmtid="{D5CDD505-2E9C-101B-9397-08002B2CF9AE}" pid="3" name="MediaServiceImageTags">
    <vt:lpwstr/>
  </property>
</Properties>
</file>