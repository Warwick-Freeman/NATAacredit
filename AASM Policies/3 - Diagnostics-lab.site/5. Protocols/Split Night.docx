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15D9FA" w14:textId="423E7D42" w:rsidR="00B62361" w:rsidRPr="00F44E75" w:rsidRDefault="00B62361" w:rsidP="00B62361">
      <w:pPr>
        <w:pStyle w:val="Headings-H5SampleExplanationCopy"/>
        <w:rPr>
          <w:rFonts w:ascii="Times New Roman" w:hAnsi="Times New Roman" w:cs="Times New Roman"/>
        </w:rPr>
      </w:pPr>
      <w:r w:rsidRPr="00F44E75">
        <w:rPr>
          <w:rFonts w:ascii="Times New Roman" w:hAnsi="Times New Roman" w:cs="Times New Roman"/>
        </w:rPr>
        <w:t xml:space="preserve">SAMPLE </w:t>
      </w:r>
      <w:r w:rsidR="00EC7141" w:rsidRPr="00F44E75">
        <w:rPr>
          <w:rFonts w:ascii="Times New Roman" w:hAnsi="Times New Roman" w:cs="Times New Roman"/>
        </w:rPr>
        <w:t>protocol</w:t>
      </w:r>
    </w:p>
    <w:p w14:paraId="2557FE2D" w14:textId="1AFFAD36" w:rsidR="00B62361" w:rsidRPr="00F44E75" w:rsidRDefault="00B62361" w:rsidP="00B62361">
      <w:pPr>
        <w:pStyle w:val="Headings-H3-SectionSubhead"/>
        <w:rPr>
          <w:rFonts w:ascii="Times New Roman" w:hAnsi="Times New Roman" w:cs="Times New Roman"/>
        </w:rPr>
      </w:pPr>
      <w:r w:rsidRPr="00F44E75">
        <w:rPr>
          <w:rFonts w:ascii="Times New Roman" w:hAnsi="Times New Roman" w:cs="Times New Roman"/>
        </w:rPr>
        <w:t>SPLIT</w:t>
      </w:r>
      <w:ins w:id="0" w:author="Kristina Paprocki" w:date="2024-11-14T08:51:00Z" w16du:dateUtc="2024-11-14T14:51:00Z">
        <w:r w:rsidR="0077632D">
          <w:rPr>
            <w:rFonts w:ascii="Times New Roman" w:hAnsi="Times New Roman" w:cs="Times New Roman"/>
          </w:rPr>
          <w:t>-</w:t>
        </w:r>
      </w:ins>
      <w:del w:id="1" w:author="Kristina Paprocki" w:date="2024-11-14T08:51:00Z" w16du:dateUtc="2024-11-14T14:51:00Z">
        <w:r w:rsidRPr="00F44E75" w:rsidDel="0077632D">
          <w:rPr>
            <w:rFonts w:ascii="Times New Roman" w:hAnsi="Times New Roman" w:cs="Times New Roman"/>
          </w:rPr>
          <w:delText xml:space="preserve"> </w:delText>
        </w:r>
      </w:del>
      <w:r w:rsidRPr="00F44E75">
        <w:rPr>
          <w:rFonts w:ascii="Times New Roman" w:hAnsi="Times New Roman" w:cs="Times New Roman"/>
        </w:rPr>
        <w:t>NIGHT STUDY PROTOCOL</w:t>
      </w:r>
    </w:p>
    <w:p w14:paraId="3BBEBA39" w14:textId="77777777" w:rsidR="00B62361" w:rsidRPr="00F44E75" w:rsidRDefault="00B62361" w:rsidP="00B62361">
      <w:pPr>
        <w:pStyle w:val="Body-BodyRuleAbove"/>
        <w:rPr>
          <w:rFonts w:ascii="Times New Roman" w:hAnsi="Times New Roman" w:cs="Times New Roman"/>
          <w:sz w:val="24"/>
          <w:szCs w:val="24"/>
        </w:rPr>
      </w:pPr>
      <w:r w:rsidRPr="00F44E75">
        <w:rPr>
          <w:rStyle w:val="BoldBlue"/>
          <w:rFonts w:ascii="Times New Roman" w:hAnsi="Times New Roman" w:cs="Times New Roman"/>
          <w:sz w:val="24"/>
          <w:szCs w:val="24"/>
        </w:rPr>
        <w:t>Effective Date:</w:t>
      </w:r>
      <w:r w:rsidRPr="00F44E75">
        <w:rPr>
          <w:rStyle w:val="TBAPink"/>
          <w:rFonts w:ascii="Times New Roman" w:hAnsi="Times New Roman" w:cs="Times New Roman"/>
          <w:sz w:val="24"/>
          <w:szCs w:val="24"/>
        </w:rPr>
        <w:t xml:space="preserve"> </w:t>
      </w:r>
      <w:r w:rsidRPr="00F44E75">
        <w:rPr>
          <w:rFonts w:ascii="Times New Roman" w:hAnsi="Times New Roman" w:cs="Times New Roman"/>
          <w:sz w:val="24"/>
          <w:szCs w:val="24"/>
        </w:rPr>
        <w:t>00/00/0000 (month/day/year)</w:t>
      </w:r>
    </w:p>
    <w:p w14:paraId="1EFAE730" w14:textId="77777777" w:rsidR="00B62361" w:rsidRPr="00F44E75" w:rsidRDefault="00B62361" w:rsidP="00B6236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F44E75">
        <w:rPr>
          <w:rStyle w:val="BoldBlue"/>
          <w:rFonts w:ascii="Times New Roman" w:hAnsi="Times New Roman" w:cs="Times New Roman"/>
          <w:sz w:val="24"/>
          <w:szCs w:val="24"/>
        </w:rPr>
        <w:t>Revision Date:</w:t>
      </w:r>
      <w:r w:rsidRPr="00F44E75">
        <w:rPr>
          <w:rStyle w:val="BoldBlue"/>
          <w:rFonts w:ascii="Times New Roman" w:hAnsi="Times New Roman" w:cs="Times New Roman"/>
          <w:sz w:val="24"/>
          <w:szCs w:val="24"/>
        </w:rPr>
        <w:tab/>
      </w:r>
    </w:p>
    <w:p w14:paraId="1A83E50C" w14:textId="3B8DE952" w:rsidR="00B62361" w:rsidRPr="00F44E75" w:rsidRDefault="00B62361" w:rsidP="00B62361">
      <w:pPr>
        <w:pStyle w:val="Body-BodyRuleBelow"/>
        <w:rPr>
          <w:rFonts w:ascii="Times New Roman" w:hAnsi="Times New Roman" w:cs="Times New Roman"/>
          <w:sz w:val="24"/>
          <w:szCs w:val="24"/>
        </w:rPr>
      </w:pPr>
      <w:r w:rsidRPr="00F44E75">
        <w:rPr>
          <w:rStyle w:val="BoldBlue"/>
          <w:rFonts w:ascii="Times New Roman" w:hAnsi="Times New Roman" w:cs="Times New Roman"/>
          <w:sz w:val="24"/>
          <w:szCs w:val="24"/>
        </w:rPr>
        <w:t>Approval Signature</w:t>
      </w:r>
      <w:proofErr w:type="gramStart"/>
      <w:r w:rsidRPr="00F44E75">
        <w:rPr>
          <w:rFonts w:ascii="Times New Roman" w:hAnsi="Times New Roman" w:cs="Times New Roman"/>
          <w:sz w:val="24"/>
          <w:szCs w:val="24"/>
        </w:rPr>
        <w:t xml:space="preserve">:  </w:t>
      </w:r>
      <w:r w:rsidRPr="0077632D">
        <w:rPr>
          <w:rFonts w:ascii="Times New Roman" w:hAnsi="Times New Roman" w:cs="Times New Roman"/>
          <w:i/>
          <w:iCs/>
          <w:sz w:val="24"/>
          <w:szCs w:val="24"/>
          <w:rPrChange w:id="2" w:author="Kristina Paprocki" w:date="2024-11-14T08:52:00Z" w16du:dateUtc="2024-11-14T14:52:00Z">
            <w:rPr>
              <w:rFonts w:ascii="Times New Roman" w:hAnsi="Times New Roman" w:cs="Times New Roman"/>
              <w:sz w:val="24"/>
              <w:szCs w:val="24"/>
            </w:rPr>
          </w:rPrChange>
        </w:rPr>
        <w:t>To</w:t>
      </w:r>
      <w:proofErr w:type="gramEnd"/>
      <w:r w:rsidRPr="0077632D">
        <w:rPr>
          <w:rFonts w:ascii="Times New Roman" w:hAnsi="Times New Roman" w:cs="Times New Roman"/>
          <w:i/>
          <w:iCs/>
          <w:sz w:val="24"/>
          <w:szCs w:val="24"/>
          <w:rPrChange w:id="3" w:author="Kristina Paprocki" w:date="2024-11-14T08:52:00Z" w16du:dateUtc="2024-11-14T14:52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be signed by the </w:t>
      </w:r>
      <w:r w:rsidR="00BC356C" w:rsidRPr="0077632D">
        <w:rPr>
          <w:rFonts w:ascii="Times New Roman" w:hAnsi="Times New Roman" w:cs="Times New Roman"/>
          <w:i/>
          <w:iCs/>
          <w:sz w:val="24"/>
          <w:szCs w:val="24"/>
          <w:rPrChange w:id="4" w:author="Kristina Paprocki" w:date="2024-11-14T08:52:00Z" w16du:dateUtc="2024-11-14T14:52:00Z">
            <w:rPr>
              <w:rFonts w:ascii="Times New Roman" w:hAnsi="Times New Roman" w:cs="Times New Roman"/>
              <w:sz w:val="24"/>
              <w:szCs w:val="24"/>
            </w:rPr>
          </w:rPrChange>
        </w:rPr>
        <w:t>site</w:t>
      </w:r>
      <w:r w:rsidRPr="0077632D">
        <w:rPr>
          <w:rFonts w:ascii="Times New Roman" w:hAnsi="Times New Roman" w:cs="Times New Roman"/>
          <w:i/>
          <w:iCs/>
          <w:sz w:val="24"/>
          <w:szCs w:val="24"/>
          <w:rPrChange w:id="5" w:author="Kristina Paprocki" w:date="2024-11-14T08:52:00Z" w16du:dateUtc="2024-11-14T14:52:00Z">
            <w:rPr>
              <w:rFonts w:ascii="Times New Roman" w:hAnsi="Times New Roman" w:cs="Times New Roman"/>
              <w:sz w:val="24"/>
              <w:szCs w:val="24"/>
            </w:rPr>
          </w:rPrChange>
        </w:rPr>
        <w:t xml:space="preserve"> director</w:t>
      </w:r>
    </w:p>
    <w:p w14:paraId="50F6B136" w14:textId="77777777" w:rsidR="00B62361" w:rsidRPr="00F44E75" w:rsidRDefault="00B62361" w:rsidP="00B62361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F44E75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22F932C5" w14:textId="198D4771" w:rsidR="00B62361" w:rsidRPr="00F44E75" w:rsidRDefault="00B62361" w:rsidP="00B6236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F44E75">
        <w:rPr>
          <w:rFonts w:ascii="Times New Roman" w:hAnsi="Times New Roman" w:cs="Times New Roman"/>
          <w:sz w:val="24"/>
          <w:szCs w:val="24"/>
        </w:rPr>
        <w:t xml:space="preserve">A protocol for combined diagnostic testing and </w:t>
      </w:r>
      <w:r w:rsidR="00CC4BFC">
        <w:rPr>
          <w:rFonts w:ascii="Times New Roman" w:hAnsi="Times New Roman" w:cs="Times New Roman"/>
          <w:sz w:val="24"/>
          <w:szCs w:val="24"/>
        </w:rPr>
        <w:t>positive airway pressure (</w:t>
      </w:r>
      <w:r w:rsidRPr="00F44E75">
        <w:rPr>
          <w:rFonts w:ascii="Times New Roman" w:hAnsi="Times New Roman" w:cs="Times New Roman"/>
          <w:sz w:val="24"/>
          <w:szCs w:val="24"/>
        </w:rPr>
        <w:t>PAP</w:t>
      </w:r>
      <w:r w:rsidR="00CC4BFC">
        <w:rPr>
          <w:rFonts w:ascii="Times New Roman" w:hAnsi="Times New Roman" w:cs="Times New Roman"/>
          <w:sz w:val="24"/>
          <w:szCs w:val="24"/>
        </w:rPr>
        <w:t>)</w:t>
      </w:r>
      <w:r w:rsidRPr="00F44E75">
        <w:rPr>
          <w:rFonts w:ascii="Times New Roman" w:hAnsi="Times New Roman" w:cs="Times New Roman"/>
          <w:sz w:val="24"/>
          <w:szCs w:val="24"/>
        </w:rPr>
        <w:t xml:space="preserve"> titration consistent with AASM practice parameters.</w:t>
      </w:r>
    </w:p>
    <w:p w14:paraId="00764DD2" w14:textId="77777777" w:rsidR="00D83588" w:rsidRPr="00F44E75" w:rsidRDefault="00D83588" w:rsidP="00D83588">
      <w:pPr>
        <w:pStyle w:val="Headings-H4-SampleBodySubhead"/>
        <w:spacing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F44E75">
        <w:rPr>
          <w:rFonts w:ascii="Times New Roman" w:hAnsi="Times New Roman" w:cs="Times New Roman"/>
          <w:b/>
          <w:bCs/>
          <w:sz w:val="24"/>
          <w:szCs w:val="24"/>
        </w:rPr>
        <w:t>POLICY</w:t>
      </w:r>
    </w:p>
    <w:p w14:paraId="4D1D745A" w14:textId="5BFA66A2" w:rsidR="00B62361" w:rsidRPr="00F44E75" w:rsidRDefault="001C766E" w:rsidP="00B6236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DD2970">
        <w:rPr>
          <w:rFonts w:ascii="Times New Roman" w:hAnsi="Times New Roman" w:cs="Times New Roman"/>
          <w:sz w:val="24"/>
          <w:szCs w:val="24"/>
        </w:rPr>
        <w:t xml:space="preserve">Split-night </w:t>
      </w:r>
      <w:r w:rsidR="00B62361" w:rsidRPr="00F44E75">
        <w:rPr>
          <w:rFonts w:ascii="Times New Roman" w:hAnsi="Times New Roman" w:cs="Times New Roman"/>
          <w:sz w:val="24"/>
          <w:szCs w:val="24"/>
        </w:rPr>
        <w:t>studies are performed to diagnose sleep apnea and determine effective PAP treatment when ordered by a sleep staff physician or another physician when approved by a sleep staff physician. Split-night studies require specific criteria to be met during the diagnostic portion of the study before initiation of PAP. Split-night studies follow AASM practice parameters.</w:t>
      </w:r>
    </w:p>
    <w:p w14:paraId="7E0570CA" w14:textId="0F40E04F" w:rsidR="00B62361" w:rsidRPr="00F44E75" w:rsidRDefault="00B62361" w:rsidP="00B62361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F44E75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31C4FC41" w14:textId="77777777" w:rsidR="00B62361" w:rsidRPr="00F44E75" w:rsidRDefault="00B62361" w:rsidP="00EC7141">
      <w:pPr>
        <w:pStyle w:val="Body-BodyCopy"/>
        <w:numPr>
          <w:ilvl w:val="0"/>
          <w:numId w:val="1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F44E75">
        <w:rPr>
          <w:rFonts w:ascii="Times New Roman" w:hAnsi="Times New Roman" w:cs="Times New Roman"/>
          <w:sz w:val="24"/>
          <w:szCs w:val="24"/>
        </w:rPr>
        <w:t>A split-night study is initiated upon an order from a physician.</w:t>
      </w:r>
    </w:p>
    <w:p w14:paraId="6D0E21A7" w14:textId="77777777" w:rsidR="00B62361" w:rsidRPr="00F44E75" w:rsidRDefault="00B62361" w:rsidP="00EC7141">
      <w:pPr>
        <w:pStyle w:val="Body-BodyCopy"/>
        <w:numPr>
          <w:ilvl w:val="0"/>
          <w:numId w:val="1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F44E75">
        <w:rPr>
          <w:rFonts w:ascii="Times New Roman" w:hAnsi="Times New Roman" w:cs="Times New Roman"/>
          <w:sz w:val="24"/>
          <w:szCs w:val="24"/>
        </w:rPr>
        <w:t>CPAP therapy should be initiated during the diagnostic study in the following criteria have been met:</w:t>
      </w:r>
    </w:p>
    <w:p w14:paraId="522DEDEA" w14:textId="29BC28EE" w:rsidR="00B62361" w:rsidRPr="00F44E75" w:rsidRDefault="00CC4BFC" w:rsidP="00EC7141">
      <w:pPr>
        <w:pStyle w:val="Body-BodyCopy"/>
        <w:numPr>
          <w:ilvl w:val="1"/>
          <w:numId w:val="11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B62361" w:rsidRPr="00F44E75">
        <w:rPr>
          <w:rFonts w:ascii="Times New Roman" w:hAnsi="Times New Roman" w:cs="Times New Roman"/>
          <w:sz w:val="24"/>
          <w:szCs w:val="24"/>
        </w:rPr>
        <w:t xml:space="preserve"> minimum of 2 hours of diagnostic </w:t>
      </w:r>
      <w:r w:rsidR="001C766E">
        <w:rPr>
          <w:rFonts w:ascii="Times New Roman" w:hAnsi="Times New Roman" w:cs="Times New Roman"/>
          <w:sz w:val="24"/>
          <w:szCs w:val="24"/>
        </w:rPr>
        <w:t>p</w:t>
      </w:r>
      <w:r w:rsidR="001C766E" w:rsidRPr="001C766E">
        <w:rPr>
          <w:rFonts w:ascii="Times New Roman" w:hAnsi="Times New Roman" w:cs="Times New Roman"/>
          <w:sz w:val="24"/>
          <w:szCs w:val="24"/>
        </w:rPr>
        <w:t xml:space="preserve">olysomnography </w:t>
      </w:r>
      <w:r w:rsidR="001C766E">
        <w:rPr>
          <w:rFonts w:ascii="Times New Roman" w:hAnsi="Times New Roman" w:cs="Times New Roman"/>
          <w:sz w:val="24"/>
          <w:szCs w:val="24"/>
        </w:rPr>
        <w:t>(</w:t>
      </w:r>
      <w:r w:rsidR="00B62361" w:rsidRPr="00F44E75">
        <w:rPr>
          <w:rFonts w:ascii="Times New Roman" w:hAnsi="Times New Roman" w:cs="Times New Roman"/>
          <w:sz w:val="24"/>
          <w:szCs w:val="24"/>
        </w:rPr>
        <w:t>PSG</w:t>
      </w:r>
      <w:r w:rsidR="001C766E">
        <w:rPr>
          <w:rFonts w:ascii="Times New Roman" w:hAnsi="Times New Roman" w:cs="Times New Roman"/>
          <w:sz w:val="24"/>
          <w:szCs w:val="24"/>
        </w:rPr>
        <w:t>)</w:t>
      </w:r>
      <w:r w:rsidR="00B62361" w:rsidRPr="00F44E75">
        <w:rPr>
          <w:rFonts w:ascii="Times New Roman" w:hAnsi="Times New Roman" w:cs="Times New Roman"/>
          <w:sz w:val="24"/>
          <w:szCs w:val="24"/>
        </w:rPr>
        <w:t xml:space="preserve"> with an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  <w:r w:rsidRPr="00CC4BFC">
        <w:rPr>
          <w:rFonts w:ascii="Times New Roman" w:hAnsi="Times New Roman" w:cs="Times New Roman"/>
          <w:sz w:val="24"/>
          <w:szCs w:val="24"/>
        </w:rPr>
        <w:t xml:space="preserve">pnea 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CC4BFC">
        <w:rPr>
          <w:rFonts w:ascii="Times New Roman" w:hAnsi="Times New Roman" w:cs="Times New Roman"/>
          <w:sz w:val="24"/>
          <w:szCs w:val="24"/>
        </w:rPr>
        <w:t xml:space="preserve">ypopnea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CC4BFC">
        <w:rPr>
          <w:rFonts w:ascii="Times New Roman" w:hAnsi="Times New Roman" w:cs="Times New Roman"/>
          <w:sz w:val="24"/>
          <w:szCs w:val="24"/>
        </w:rPr>
        <w:t>ndex</w:t>
      </w:r>
      <w:r w:rsidR="00B62361" w:rsidRPr="00F44E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="00B62361" w:rsidRPr="00F44E75">
        <w:rPr>
          <w:rFonts w:ascii="Times New Roman" w:hAnsi="Times New Roman" w:cs="Times New Roman"/>
          <w:sz w:val="24"/>
          <w:szCs w:val="24"/>
        </w:rPr>
        <w:t>AHI</w:t>
      </w:r>
      <w:r>
        <w:rPr>
          <w:rFonts w:ascii="Times New Roman" w:hAnsi="Times New Roman" w:cs="Times New Roman"/>
          <w:sz w:val="24"/>
          <w:szCs w:val="24"/>
        </w:rPr>
        <w:t>)</w:t>
      </w:r>
      <w:r w:rsidR="00B62361" w:rsidRPr="00F44E75">
        <w:rPr>
          <w:rFonts w:ascii="Times New Roman" w:hAnsi="Times New Roman" w:cs="Times New Roman"/>
          <w:sz w:val="24"/>
          <w:szCs w:val="24"/>
        </w:rPr>
        <w:t xml:space="preserve"> of at least 40</w:t>
      </w:r>
    </w:p>
    <w:p w14:paraId="470D19BA" w14:textId="20A47398" w:rsidR="00B62361" w:rsidRPr="00F44E75" w:rsidRDefault="00CC4BFC" w:rsidP="00EC7141">
      <w:pPr>
        <w:pStyle w:val="Body-BodyCopy"/>
        <w:numPr>
          <w:ilvl w:val="1"/>
          <w:numId w:val="11"/>
        </w:numPr>
        <w:spacing w:after="9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</w:t>
      </w:r>
      <w:r w:rsidR="00B62361" w:rsidRPr="00F44E75">
        <w:rPr>
          <w:rFonts w:ascii="Times New Roman" w:hAnsi="Times New Roman" w:cs="Times New Roman"/>
          <w:sz w:val="24"/>
          <w:szCs w:val="24"/>
        </w:rPr>
        <w:t>plit</w:t>
      </w:r>
      <w:proofErr w:type="gramEnd"/>
      <w:r>
        <w:rPr>
          <w:rFonts w:ascii="Times New Roman" w:hAnsi="Times New Roman" w:cs="Times New Roman"/>
          <w:sz w:val="24"/>
          <w:szCs w:val="24"/>
        </w:rPr>
        <w:t>-</w:t>
      </w:r>
      <w:r w:rsidR="00B62361" w:rsidRPr="00F44E75">
        <w:rPr>
          <w:rFonts w:ascii="Times New Roman" w:hAnsi="Times New Roman" w:cs="Times New Roman"/>
          <w:sz w:val="24"/>
          <w:szCs w:val="24"/>
        </w:rPr>
        <w:t xml:space="preserve">night may be considered at </w:t>
      </w:r>
      <w:r w:rsidR="001E60A2" w:rsidRPr="00F44E75">
        <w:rPr>
          <w:rFonts w:ascii="Times New Roman" w:hAnsi="Times New Roman" w:cs="Times New Roman"/>
          <w:sz w:val="24"/>
          <w:szCs w:val="24"/>
        </w:rPr>
        <w:t>a lower AHI based on study order</w:t>
      </w:r>
    </w:p>
    <w:p w14:paraId="5CA0C7BD" w14:textId="1625AD8F" w:rsidR="00B62361" w:rsidRPr="00F44E75" w:rsidRDefault="00CC4BFC" w:rsidP="00EC7141">
      <w:pPr>
        <w:pStyle w:val="Body-BodyCopy"/>
        <w:numPr>
          <w:ilvl w:val="1"/>
          <w:numId w:val="11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B62361" w:rsidRPr="00F44E75">
        <w:rPr>
          <w:rFonts w:ascii="Times New Roman" w:hAnsi="Times New Roman" w:cs="Times New Roman"/>
          <w:sz w:val="24"/>
          <w:szCs w:val="24"/>
        </w:rPr>
        <w:t>n AHI greater than 20 with documented symptoms of excessive daytime sleepiness, impaired cognition, mood disorders, insomnia, documented hypertension, ischemic heart disease, or history of stroke</w:t>
      </w:r>
    </w:p>
    <w:p w14:paraId="1F1B8F54" w14:textId="3E7FF8ED" w:rsidR="00B62361" w:rsidRPr="00F44E75" w:rsidRDefault="00B62361" w:rsidP="00EC7141">
      <w:pPr>
        <w:pStyle w:val="Body-BodyCopy"/>
        <w:numPr>
          <w:ilvl w:val="1"/>
          <w:numId w:val="1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F44E75">
        <w:rPr>
          <w:rFonts w:ascii="Times New Roman" w:hAnsi="Times New Roman" w:cs="Times New Roman"/>
          <w:sz w:val="24"/>
          <w:szCs w:val="24"/>
        </w:rPr>
        <w:t>CPAP could be initiated during the diagnostic PSG by the technician as an emergency measure when multiple apneas leading to sever oxygen desaturation (below 70%) and/or prolonged apneas (more than 60 seconds) are observed by the technician during the diagnostic PSG with a minimum of 2 hours of sleep documented</w:t>
      </w:r>
    </w:p>
    <w:p w14:paraId="7F56520B" w14:textId="3F055FA5" w:rsidR="00B62361" w:rsidRPr="00F44E75" w:rsidRDefault="00DD176C" w:rsidP="00EC7141">
      <w:pPr>
        <w:pStyle w:val="Body-BodyCopy"/>
        <w:numPr>
          <w:ilvl w:val="1"/>
          <w:numId w:val="11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1E60A2" w:rsidRPr="00F44E75">
        <w:rPr>
          <w:rFonts w:ascii="Times New Roman" w:hAnsi="Times New Roman" w:cs="Times New Roman"/>
          <w:sz w:val="24"/>
          <w:szCs w:val="24"/>
        </w:rPr>
        <w:t>here m</w:t>
      </w:r>
      <w:r w:rsidR="00B62361" w:rsidRPr="00F44E75">
        <w:rPr>
          <w:rFonts w:ascii="Times New Roman" w:hAnsi="Times New Roman" w:cs="Times New Roman"/>
          <w:sz w:val="24"/>
          <w:szCs w:val="24"/>
        </w:rPr>
        <w:t>ust be at least 3 hours remaining study time for the CPAP titration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D96699B" w14:textId="5C20C94E" w:rsidR="00B62361" w:rsidRPr="00F44E75" w:rsidRDefault="00B62361" w:rsidP="00EC7141">
      <w:pPr>
        <w:pStyle w:val="Body-BodyCopy"/>
        <w:numPr>
          <w:ilvl w:val="1"/>
          <w:numId w:val="1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F44E75">
        <w:rPr>
          <w:rFonts w:ascii="Times New Roman" w:hAnsi="Times New Roman" w:cs="Times New Roman"/>
          <w:sz w:val="24"/>
          <w:szCs w:val="24"/>
        </w:rPr>
        <w:t>CPAP protocol</w:t>
      </w:r>
      <w:r w:rsidR="00F73829">
        <w:rPr>
          <w:rFonts w:ascii="Times New Roman" w:hAnsi="Times New Roman" w:cs="Times New Roman"/>
          <w:sz w:val="24"/>
          <w:szCs w:val="24"/>
        </w:rPr>
        <w:t xml:space="preserve"> followed</w:t>
      </w:r>
    </w:p>
    <w:p w14:paraId="2769AABE" w14:textId="77777777" w:rsidR="00034589" w:rsidRPr="00F44E75" w:rsidRDefault="00034589" w:rsidP="00B62361">
      <w:pPr>
        <w:pStyle w:val="Body-BodyCopy"/>
        <w:rPr>
          <w:rFonts w:ascii="Times New Roman" w:hAnsi="Times New Roman" w:cs="Times New Roman"/>
          <w:sz w:val="24"/>
          <w:szCs w:val="24"/>
        </w:rPr>
      </w:pPr>
    </w:p>
    <w:sectPr w:rsidR="00034589" w:rsidRPr="00F44E75" w:rsidSect="00EC714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4770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F86AF0"/>
    <w:multiLevelType w:val="multilevel"/>
    <w:tmpl w:val="85C68C3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" w15:restartNumberingAfterBreak="0">
    <w:nsid w:val="144E3075"/>
    <w:multiLevelType w:val="multilevel"/>
    <w:tmpl w:val="5BECFAE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7072416"/>
    <w:multiLevelType w:val="singleLevel"/>
    <w:tmpl w:val="4B2C6E2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4" w15:restartNumberingAfterBreak="0">
    <w:nsid w:val="18024822"/>
    <w:multiLevelType w:val="multilevel"/>
    <w:tmpl w:val="2BC46BD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F746C45"/>
    <w:multiLevelType w:val="singleLevel"/>
    <w:tmpl w:val="D102D7C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6" w15:restartNumberingAfterBreak="0">
    <w:nsid w:val="3BE73C76"/>
    <w:multiLevelType w:val="multilevel"/>
    <w:tmpl w:val="6AB081B6"/>
    <w:lvl w:ilvl="0">
      <w:start w:val="1"/>
      <w:numFmt w:val="decimal"/>
      <w:pStyle w:val="Body-NumList"/>
      <w:lvlText w:val="%1."/>
      <w:lvlJc w:val="left"/>
      <w:pPr>
        <w:ind w:left="540" w:hanging="27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0972083"/>
    <w:multiLevelType w:val="multilevel"/>
    <w:tmpl w:val="F4C2373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2EF630A"/>
    <w:multiLevelType w:val="multilevel"/>
    <w:tmpl w:val="92BCB16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E7575A4"/>
    <w:multiLevelType w:val="multilevel"/>
    <w:tmpl w:val="E604BD4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EA532BE"/>
    <w:multiLevelType w:val="multilevel"/>
    <w:tmpl w:val="A8D2F5E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82786159">
    <w:abstractNumId w:val="3"/>
  </w:num>
  <w:num w:numId="2" w16cid:durableId="340864590">
    <w:abstractNumId w:val="5"/>
  </w:num>
  <w:num w:numId="3" w16cid:durableId="802962196">
    <w:abstractNumId w:val="7"/>
  </w:num>
  <w:num w:numId="4" w16cid:durableId="126701915">
    <w:abstractNumId w:val="10"/>
  </w:num>
  <w:num w:numId="5" w16cid:durableId="883908267">
    <w:abstractNumId w:val="8"/>
  </w:num>
  <w:num w:numId="6" w16cid:durableId="1335179789">
    <w:abstractNumId w:val="2"/>
  </w:num>
  <w:num w:numId="7" w16cid:durableId="482087896">
    <w:abstractNumId w:val="4"/>
  </w:num>
  <w:num w:numId="8" w16cid:durableId="70006606">
    <w:abstractNumId w:val="9"/>
  </w:num>
  <w:num w:numId="9" w16cid:durableId="1856528719">
    <w:abstractNumId w:val="6"/>
  </w:num>
  <w:num w:numId="10" w16cid:durableId="982320507">
    <w:abstractNumId w:val="1"/>
  </w:num>
  <w:num w:numId="11" w16cid:durableId="7622585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Kristina Paprocki">
    <w15:presenceInfo w15:providerId="AD" w15:userId="S::kpaprocki@aasm.org::c6ffc4c9-b2ee-49cf-b61f-7ea41e82a9c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361"/>
    <w:rsid w:val="00034589"/>
    <w:rsid w:val="00121C1E"/>
    <w:rsid w:val="00170406"/>
    <w:rsid w:val="001C766E"/>
    <w:rsid w:val="001E60A2"/>
    <w:rsid w:val="0077632D"/>
    <w:rsid w:val="00A05CF2"/>
    <w:rsid w:val="00B62361"/>
    <w:rsid w:val="00BC356C"/>
    <w:rsid w:val="00BC4E9C"/>
    <w:rsid w:val="00C87D8C"/>
    <w:rsid w:val="00CC4BFC"/>
    <w:rsid w:val="00D83588"/>
    <w:rsid w:val="00DD176C"/>
    <w:rsid w:val="00DD305B"/>
    <w:rsid w:val="00DF7017"/>
    <w:rsid w:val="00EC7141"/>
    <w:rsid w:val="00EF702A"/>
    <w:rsid w:val="00F44E75"/>
    <w:rsid w:val="00F73829"/>
    <w:rsid w:val="00FC6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1DDDB"/>
  <w15:chartTrackingRefBased/>
  <w15:docId w15:val="{C3A35B9D-1787-4375-BE5D-976F8F8A6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rsid w:val="00B62361"/>
    <w:pPr>
      <w:spacing w:after="27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paragraph" w:customStyle="1" w:styleId="Body-BodyRuleAbove">
    <w:name w:val="Body-&gt;Body Rule Above"/>
    <w:basedOn w:val="Body-BodyCopy"/>
    <w:qFormat/>
    <w:rsid w:val="00B62361"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rsid w:val="00B62361"/>
    <w:pPr>
      <w:pBdr>
        <w:bottom w:val="single" w:sz="8" w:space="0" w:color="auto"/>
      </w:pBdr>
      <w:spacing w:after="720"/>
    </w:pPr>
  </w:style>
  <w:style w:type="paragraph" w:customStyle="1" w:styleId="Body-NumList">
    <w:name w:val="Body-&gt;Num List"/>
    <w:basedOn w:val="Body-BodyCopy"/>
    <w:next w:val="Normal"/>
    <w:qFormat/>
    <w:rsid w:val="00B62361"/>
    <w:pPr>
      <w:numPr>
        <w:numId w:val="9"/>
      </w:numPr>
      <w:spacing w:after="90"/>
    </w:pPr>
  </w:style>
  <w:style w:type="paragraph" w:customStyle="1" w:styleId="Headings-H4-SampleBodySubhead">
    <w:name w:val="Headings-&gt;H4 - Sample Body Subhead"/>
    <w:basedOn w:val="Normal"/>
    <w:qFormat/>
    <w:rsid w:val="00B62361"/>
    <w:pPr>
      <w:spacing w:before="90" w:after="360" w:line="280" w:lineRule="exact"/>
    </w:pPr>
    <w:rPr>
      <w:rFonts w:ascii="Arial Black" w:eastAsia="Times New Roman" w:hAnsi="Arial Black" w:cs="Arial Black"/>
      <w:caps/>
      <w:color w:val="45CAFB"/>
      <w:kern w:val="0"/>
      <w:szCs w:val="20"/>
      <w14:ligatures w14:val="none"/>
    </w:rPr>
  </w:style>
  <w:style w:type="paragraph" w:customStyle="1" w:styleId="Headings-H5SampleExplanationCopy">
    <w:name w:val="Headings-&gt;H5 Sample/Explanation Copy"/>
    <w:basedOn w:val="Body-BodyCopy"/>
    <w:qFormat/>
    <w:rsid w:val="00B62361"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1Continue">
    <w:name w:val="Sample List Styles-&gt;Sample Num List Tier 1 Continue"/>
    <w:basedOn w:val="Body-BodyCopy"/>
    <w:qFormat/>
    <w:rsid w:val="00B62361"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1Start">
    <w:name w:val="Sample List Styles-&gt;Sample Num List Tier 1 Start"/>
    <w:basedOn w:val="Body-BodyCopy"/>
    <w:qFormat/>
    <w:rsid w:val="00B62361"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rsid w:val="00B62361"/>
    <w:pPr>
      <w:numPr>
        <w:ilvl w:val="2"/>
        <w:numId w:val="9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rsid w:val="00B62361"/>
    <w:pPr>
      <w:numPr>
        <w:ilvl w:val="3"/>
        <w:numId w:val="9"/>
      </w:numPr>
    </w:pPr>
  </w:style>
  <w:style w:type="paragraph" w:customStyle="1" w:styleId="Headings-H3-SectionSubhead">
    <w:name w:val="Headings-&gt;H3 - Section Subhead"/>
    <w:qFormat/>
    <w:rsid w:val="00B62361"/>
    <w:pPr>
      <w:spacing w:after="270" w:line="320" w:lineRule="exact"/>
      <w:jc w:val="center"/>
    </w:pPr>
    <w:rPr>
      <w:rFonts w:ascii="Arial" w:eastAsia="Times New Roman" w:hAnsi="Arial" w:cs="Arial"/>
      <w:b/>
      <w:caps/>
      <w:color w:val="FF842D"/>
      <w:kern w:val="0"/>
      <w:sz w:val="28"/>
      <w:szCs w:val="20"/>
      <w14:ligatures w14:val="none"/>
    </w:rPr>
  </w:style>
  <w:style w:type="paragraph" w:customStyle="1" w:styleId="SampleListStyles-SampleNumListTier2Start">
    <w:name w:val="Sample List Styles-&gt;Sample Num List Tier 2 Start"/>
    <w:qFormat/>
    <w:rsid w:val="00B62361"/>
    <w:pPr>
      <w:numPr>
        <w:ilvl w:val="1"/>
        <w:numId w:val="9"/>
      </w:numPr>
      <w:tabs>
        <w:tab w:val="left" w:pos="0"/>
        <w:tab w:val="left" w:pos="540"/>
      </w:tabs>
      <w:spacing w:after="9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character" w:customStyle="1" w:styleId="BoldBlue">
    <w:name w:val="Bold Blue"/>
    <w:qFormat/>
    <w:rsid w:val="00B62361"/>
    <w:rPr>
      <w:b/>
      <w:color w:val="00667C"/>
    </w:rPr>
  </w:style>
  <w:style w:type="character" w:customStyle="1" w:styleId="TBAPink">
    <w:name w:val="TBA Pink"/>
    <w:qFormat/>
    <w:rsid w:val="00B62361"/>
    <w:rPr>
      <w:color w:val="FF00FF"/>
    </w:rPr>
  </w:style>
  <w:style w:type="paragraph" w:styleId="Revision">
    <w:name w:val="Revision"/>
    <w:hidden/>
    <w:uiPriority w:val="99"/>
    <w:semiHidden/>
    <w:rsid w:val="00A05CF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Props1.xml><?xml version="1.0" encoding="utf-8"?>
<ds:datastoreItem xmlns:ds="http://schemas.openxmlformats.org/officeDocument/2006/customXml" ds:itemID="{778345B8-DA25-4B59-A411-FCF3EE358A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BC2BA5-19EF-4F6B-B2FC-DED3FC94E4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AA5B2AF-9143-461F-BDE5-ABB66856C4E9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docMetadata/LabelInfo.xml><?xml version="1.0" encoding="utf-8"?>
<clbl:labelList xmlns:clbl="http://schemas.microsoft.com/office/2020/mipLabelMetadata">
  <clbl:label id="{046ae6d3-d1b0-43e2-8584-ffceeede71d5}" enabled="0" method="" siteId="{046ae6d3-d1b0-43e2-8584-ffceeede71d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dc:description/>
  <cp:lastModifiedBy>Kristina Paprocki</cp:lastModifiedBy>
  <cp:revision>14</cp:revision>
  <dcterms:created xsi:type="dcterms:W3CDTF">2024-01-30T22:34:00Z</dcterms:created>
  <dcterms:modified xsi:type="dcterms:W3CDTF">2024-11-14T14:52:00Z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