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BD0EBE" w14:textId="77777777" w:rsidR="00351560" w:rsidRPr="00443F7A" w:rsidRDefault="00351560" w:rsidP="00351560">
      <w:pPr>
        <w:tabs>
          <w:tab w:val="left" w:pos="4500"/>
        </w:tabs>
        <w:spacing w:after="90" w:line="280" w:lineRule="exact"/>
        <w:jc w:val="center"/>
        <w:rPr>
          <w:rFonts w:ascii="Times New Roman" w:eastAsia="Times New Roman" w:hAnsi="Times New Roman" w:cs="Times New Roman"/>
          <w:b/>
          <w:caps/>
          <w:color w:val="00667C"/>
          <w:kern w:val="0"/>
          <w:sz w:val="18"/>
          <w:szCs w:val="20"/>
          <w14:ligatures w14:val="none"/>
        </w:rPr>
      </w:pPr>
      <w:r w:rsidRPr="00443F7A">
        <w:rPr>
          <w:rFonts w:ascii="Times New Roman" w:eastAsia="Times New Roman" w:hAnsi="Times New Roman" w:cs="Times New Roman"/>
          <w:b/>
          <w:caps/>
          <w:color w:val="00667C"/>
          <w:kern w:val="0"/>
          <w:sz w:val="18"/>
          <w:szCs w:val="20"/>
          <w14:ligatures w14:val="none"/>
        </w:rPr>
        <w:t>SAMPLE POLICY</w:t>
      </w:r>
    </w:p>
    <w:p w14:paraId="4BEB3B75" w14:textId="1F75B164" w:rsidR="00351560" w:rsidRPr="00443F7A" w:rsidRDefault="005A58FD" w:rsidP="00351560">
      <w:pPr>
        <w:tabs>
          <w:tab w:val="left" w:pos="4500"/>
        </w:tabs>
        <w:spacing w:after="270" w:line="320" w:lineRule="exact"/>
        <w:jc w:val="center"/>
        <w:rPr>
          <w:rFonts w:ascii="Times New Roman" w:eastAsia="Times New Roman" w:hAnsi="Times New Roman" w:cs="Times New Roman"/>
          <w:b/>
          <w:caps/>
          <w:color w:val="FF842D"/>
          <w:kern w:val="0"/>
          <w14:ligatures w14:val="none"/>
        </w:rPr>
      </w:pPr>
      <w:r w:rsidRPr="00443F7A">
        <w:rPr>
          <w:rFonts w:ascii="Times New Roman" w:eastAsia="Times New Roman" w:hAnsi="Times New Roman" w:cs="Times New Roman"/>
          <w:b/>
          <w:caps/>
          <w:color w:val="FF842D"/>
          <w:kern w:val="0"/>
          <w:sz w:val="28"/>
          <w:szCs w:val="20"/>
          <w14:ligatures w14:val="none"/>
        </w:rPr>
        <w:t xml:space="preserve">significant </w:t>
      </w:r>
      <w:r w:rsidR="00AD1B07" w:rsidRPr="00443F7A">
        <w:rPr>
          <w:rFonts w:ascii="Times New Roman" w:eastAsia="Times New Roman" w:hAnsi="Times New Roman" w:cs="Times New Roman"/>
          <w:b/>
          <w:caps/>
          <w:color w:val="FF842D"/>
          <w:kern w:val="0"/>
          <w:sz w:val="28"/>
          <w:szCs w:val="20"/>
          <w14:ligatures w14:val="none"/>
        </w:rPr>
        <w:t>Adverse Event Reporting</w:t>
      </w:r>
      <w:r w:rsidR="00351560" w:rsidRPr="00443F7A">
        <w:rPr>
          <w:rFonts w:ascii="Times New Roman" w:eastAsia="Times New Roman" w:hAnsi="Times New Roman" w:cs="Times New Roman"/>
          <w:b/>
          <w:caps/>
          <w:color w:val="FF842D"/>
          <w:kern w:val="0"/>
          <w:sz w:val="28"/>
          <w:szCs w:val="20"/>
          <w14:ligatures w14:val="none"/>
        </w:rPr>
        <w:t xml:space="preserve"> </w:t>
      </w:r>
    </w:p>
    <w:p w14:paraId="1A54C655" w14:textId="77777777" w:rsidR="00351560" w:rsidRPr="00443F7A" w:rsidRDefault="00351560" w:rsidP="00351560">
      <w:pPr>
        <w:pBdr>
          <w:top w:val="single" w:sz="8" w:space="0" w:color="auto"/>
        </w:pBdr>
        <w:tabs>
          <w:tab w:val="left" w:pos="4500"/>
        </w:tabs>
        <w:spacing w:before="180" w:after="270" w:line="280" w:lineRule="exact"/>
        <w:rPr>
          <w:rFonts w:ascii="Times New Roman" w:eastAsia="Times New Roman" w:hAnsi="Times New Roman" w:cs="Times New Roman"/>
          <w:kern w:val="0"/>
          <w:sz w:val="24"/>
          <w:szCs w:val="24"/>
          <w14:ligatures w14:val="none"/>
        </w:rPr>
      </w:pPr>
      <w:r w:rsidRPr="00443F7A">
        <w:rPr>
          <w:rFonts w:ascii="Times New Roman" w:eastAsia="Times New Roman" w:hAnsi="Times New Roman" w:cs="Times New Roman"/>
          <w:b/>
          <w:color w:val="00667C"/>
          <w:kern w:val="0"/>
          <w:sz w:val="24"/>
          <w:szCs w:val="24"/>
          <w14:ligatures w14:val="none"/>
        </w:rPr>
        <w:t xml:space="preserve">Effective Date: </w:t>
      </w:r>
      <w:r w:rsidRPr="00443F7A">
        <w:rPr>
          <w:rFonts w:ascii="Times New Roman" w:eastAsia="Times New Roman" w:hAnsi="Times New Roman" w:cs="Times New Roman"/>
          <w:kern w:val="0"/>
          <w:sz w:val="24"/>
          <w:szCs w:val="24"/>
          <w14:ligatures w14:val="none"/>
        </w:rPr>
        <w:t>00/00/0000 (month/day/year)</w:t>
      </w:r>
    </w:p>
    <w:p w14:paraId="414961A7" w14:textId="77777777" w:rsidR="00351560" w:rsidRPr="00443F7A" w:rsidRDefault="00351560" w:rsidP="00351560">
      <w:pPr>
        <w:tabs>
          <w:tab w:val="left" w:pos="4500"/>
        </w:tabs>
        <w:spacing w:after="270" w:line="280" w:lineRule="exact"/>
        <w:rPr>
          <w:rFonts w:ascii="Times New Roman" w:eastAsia="Times New Roman" w:hAnsi="Times New Roman" w:cs="Times New Roman"/>
          <w:kern w:val="0"/>
          <w:sz w:val="24"/>
          <w:szCs w:val="24"/>
          <w14:ligatures w14:val="none"/>
        </w:rPr>
      </w:pPr>
      <w:r w:rsidRPr="00443F7A">
        <w:rPr>
          <w:rFonts w:ascii="Times New Roman" w:eastAsia="Times New Roman" w:hAnsi="Times New Roman" w:cs="Times New Roman"/>
          <w:b/>
          <w:color w:val="00667C"/>
          <w:kern w:val="0"/>
          <w:sz w:val="24"/>
          <w:szCs w:val="24"/>
          <w14:ligatures w14:val="none"/>
        </w:rPr>
        <w:t>Revision Date:</w:t>
      </w:r>
    </w:p>
    <w:p w14:paraId="3734150A" w14:textId="33160B67" w:rsidR="00351560" w:rsidRPr="00443F7A" w:rsidRDefault="00351560" w:rsidP="00351560">
      <w:pPr>
        <w:pBdr>
          <w:bottom w:val="single" w:sz="8" w:space="0" w:color="auto"/>
        </w:pBdr>
        <w:tabs>
          <w:tab w:val="left" w:pos="4500"/>
        </w:tabs>
        <w:spacing w:after="720" w:line="280" w:lineRule="exact"/>
        <w:rPr>
          <w:rFonts w:ascii="Times New Roman" w:eastAsia="Times New Roman" w:hAnsi="Times New Roman" w:cs="Times New Roman"/>
          <w:kern w:val="0"/>
          <w:sz w:val="24"/>
          <w:szCs w:val="24"/>
          <w14:ligatures w14:val="none"/>
        </w:rPr>
      </w:pPr>
      <w:r w:rsidRPr="00443F7A">
        <w:rPr>
          <w:rFonts w:ascii="Times New Roman" w:eastAsia="Times New Roman" w:hAnsi="Times New Roman" w:cs="Times New Roman"/>
          <w:b/>
          <w:color w:val="00667C"/>
          <w:kern w:val="0"/>
          <w:sz w:val="24"/>
          <w:szCs w:val="24"/>
          <w14:ligatures w14:val="none"/>
        </w:rPr>
        <w:t xml:space="preserve">Approval Signature: </w:t>
      </w:r>
      <w:r w:rsidRPr="00443F7A">
        <w:rPr>
          <w:rFonts w:ascii="Times New Roman" w:eastAsia="Times New Roman" w:hAnsi="Times New Roman" w:cs="Times New Roman"/>
          <w:i/>
          <w:kern w:val="0"/>
          <w:sz w:val="24"/>
          <w:szCs w:val="24"/>
          <w14:ligatures w14:val="none"/>
        </w:rPr>
        <w:t xml:space="preserve">To be signed by the </w:t>
      </w:r>
      <w:r w:rsidR="003D6551" w:rsidRPr="00443F7A">
        <w:rPr>
          <w:rFonts w:ascii="Times New Roman" w:eastAsia="Times New Roman" w:hAnsi="Times New Roman" w:cs="Times New Roman"/>
          <w:i/>
          <w:kern w:val="0"/>
          <w:sz w:val="24"/>
          <w:szCs w:val="24"/>
          <w14:ligatures w14:val="none"/>
        </w:rPr>
        <w:t xml:space="preserve">site </w:t>
      </w:r>
      <w:r w:rsidRPr="00443F7A">
        <w:rPr>
          <w:rFonts w:ascii="Times New Roman" w:eastAsia="Times New Roman" w:hAnsi="Times New Roman" w:cs="Times New Roman"/>
          <w:i/>
          <w:kern w:val="0"/>
          <w:sz w:val="24"/>
          <w:szCs w:val="24"/>
          <w14:ligatures w14:val="none"/>
        </w:rPr>
        <w:t>director</w:t>
      </w:r>
    </w:p>
    <w:p w14:paraId="64180483" w14:textId="77777777" w:rsidR="00351560" w:rsidRPr="00443F7A" w:rsidRDefault="00351560" w:rsidP="00351560">
      <w:pPr>
        <w:tabs>
          <w:tab w:val="left" w:pos="4500"/>
        </w:tabs>
        <w:spacing w:after="360" w:line="280" w:lineRule="exact"/>
        <w:ind w:hanging="90"/>
        <w:rPr>
          <w:rFonts w:ascii="Times New Roman" w:eastAsia="Times New Roman" w:hAnsi="Times New Roman" w:cs="Times New Roman"/>
          <w:b/>
          <w:bCs/>
          <w:caps/>
          <w:kern w:val="0"/>
          <w:sz w:val="24"/>
          <w:szCs w:val="24"/>
          <w14:ligatures w14:val="none"/>
        </w:rPr>
      </w:pPr>
      <w:r w:rsidRPr="00443F7A">
        <w:rPr>
          <w:rFonts w:ascii="Times New Roman" w:eastAsia="Times New Roman" w:hAnsi="Times New Roman" w:cs="Times New Roman"/>
          <w:b/>
          <w:bCs/>
          <w:caps/>
          <w:color w:val="45CAFB"/>
          <w:kern w:val="0"/>
          <w:sz w:val="24"/>
          <w:szCs w:val="24"/>
          <w14:ligatures w14:val="none"/>
        </w:rPr>
        <w:t>Purpose</w:t>
      </w:r>
    </w:p>
    <w:p w14:paraId="0871F44E" w14:textId="1B8336B7" w:rsidR="00351560" w:rsidRPr="00443F7A" w:rsidRDefault="00351560" w:rsidP="003D6551">
      <w:pPr>
        <w:tabs>
          <w:tab w:val="left" w:pos="4500"/>
        </w:tabs>
        <w:spacing w:before="180" w:after="360" w:line="280" w:lineRule="exact"/>
        <w:rPr>
          <w:rFonts w:ascii="Times New Roman" w:eastAsia="Times New Roman" w:hAnsi="Times New Roman" w:cs="Times New Roman"/>
          <w:kern w:val="0"/>
          <w:sz w:val="24"/>
          <w:szCs w:val="24"/>
          <w14:ligatures w14:val="none"/>
        </w:rPr>
      </w:pPr>
      <w:r w:rsidRPr="00443F7A">
        <w:rPr>
          <w:rFonts w:ascii="Times New Roman" w:eastAsia="Times New Roman" w:hAnsi="Times New Roman" w:cs="Times New Roman"/>
          <w:kern w:val="0"/>
          <w:sz w:val="24"/>
          <w:szCs w:val="24"/>
          <w14:ligatures w14:val="none"/>
        </w:rPr>
        <w:t>To promptly and comprehensively report significant adverse events that occur while a patient is in our care</w:t>
      </w:r>
      <w:ins w:id="0" w:author="Kristina Paprocki" w:date="2024-12-05T15:53:00Z" w16du:dateUtc="2024-12-05T21:53:00Z">
        <w:r w:rsidR="00BB778E">
          <w:rPr>
            <w:rFonts w:ascii="Times New Roman" w:eastAsia="Times New Roman" w:hAnsi="Times New Roman" w:cs="Times New Roman"/>
            <w:kern w:val="0"/>
            <w:sz w:val="24"/>
            <w:szCs w:val="24"/>
            <w14:ligatures w14:val="none"/>
          </w:rPr>
          <w:t>.</w:t>
        </w:r>
      </w:ins>
      <w:r w:rsidRPr="00443F7A">
        <w:rPr>
          <w:rFonts w:ascii="Times New Roman" w:eastAsia="Times New Roman" w:hAnsi="Times New Roman" w:cs="Times New Roman"/>
          <w:kern w:val="0"/>
          <w:sz w:val="24"/>
          <w:szCs w:val="24"/>
          <w14:ligatures w14:val="none"/>
        </w:rPr>
        <w:t xml:space="preserve"> </w:t>
      </w:r>
    </w:p>
    <w:p w14:paraId="16B5F83B" w14:textId="77777777" w:rsidR="00351560" w:rsidRPr="00443F7A" w:rsidRDefault="00351560" w:rsidP="00351560">
      <w:pPr>
        <w:tabs>
          <w:tab w:val="left" w:pos="4500"/>
        </w:tabs>
        <w:spacing w:after="360" w:line="280" w:lineRule="exact"/>
        <w:ind w:hanging="90"/>
        <w:rPr>
          <w:rFonts w:ascii="Times New Roman" w:eastAsia="Times New Roman" w:hAnsi="Times New Roman" w:cs="Times New Roman"/>
          <w:b/>
          <w:bCs/>
          <w:caps/>
          <w:color w:val="45CAFB"/>
          <w:kern w:val="0"/>
          <w:sz w:val="24"/>
          <w:szCs w:val="24"/>
          <w14:ligatures w14:val="none"/>
        </w:rPr>
      </w:pPr>
      <w:r w:rsidRPr="00443F7A">
        <w:rPr>
          <w:rFonts w:ascii="Times New Roman" w:eastAsia="Times New Roman" w:hAnsi="Times New Roman" w:cs="Times New Roman"/>
          <w:b/>
          <w:bCs/>
          <w:caps/>
          <w:color w:val="45CAFB"/>
          <w:kern w:val="0"/>
          <w:sz w:val="24"/>
          <w:szCs w:val="24"/>
          <w14:ligatures w14:val="none"/>
        </w:rPr>
        <w:t>POLICY</w:t>
      </w:r>
    </w:p>
    <w:p w14:paraId="5E00A322" w14:textId="44B51C69" w:rsidR="00351560" w:rsidRPr="00443F7A" w:rsidRDefault="004D3D2B" w:rsidP="00351560">
      <w:pPr>
        <w:tabs>
          <w:tab w:val="left" w:pos="4500"/>
        </w:tabs>
        <w:spacing w:after="270" w:line="280" w:lineRule="exact"/>
        <w:rPr>
          <w:rFonts w:ascii="Times New Roman" w:eastAsia="Times New Roman" w:hAnsi="Times New Roman" w:cs="Times New Roman"/>
          <w:kern w:val="0"/>
          <w:sz w:val="24"/>
          <w:szCs w:val="24"/>
          <w14:ligatures w14:val="none"/>
        </w:rPr>
      </w:pPr>
      <w:r w:rsidRPr="00443F7A">
        <w:rPr>
          <w:rFonts w:ascii="Times New Roman" w:eastAsia="Times New Roman" w:hAnsi="Times New Roman" w:cs="Times New Roman"/>
          <w:kern w:val="0"/>
          <w:sz w:val="24"/>
          <w:szCs w:val="24"/>
          <w14:ligatures w14:val="none"/>
        </w:rPr>
        <w:t>Significant adverse events will be reported and documented for investigative purposes t</w:t>
      </w:r>
      <w:r w:rsidR="00351560" w:rsidRPr="00443F7A">
        <w:rPr>
          <w:rFonts w:ascii="Times New Roman" w:eastAsia="Times New Roman" w:hAnsi="Times New Roman" w:cs="Times New Roman"/>
          <w:kern w:val="0"/>
          <w:sz w:val="24"/>
          <w:szCs w:val="24"/>
          <w14:ligatures w14:val="none"/>
        </w:rPr>
        <w:t>o ensure the safety of our patients and provide improvement in the delivery of care</w:t>
      </w:r>
      <w:r w:rsidR="00377146" w:rsidRPr="00AE77FF">
        <w:rPr>
          <w:rFonts w:ascii="Times New Roman" w:eastAsia="Times New Roman" w:hAnsi="Times New Roman" w:cs="Times New Roman"/>
          <w:kern w:val="0"/>
          <w:sz w:val="24"/>
          <w:szCs w:val="24"/>
          <w14:ligatures w14:val="none"/>
        </w:rPr>
        <w:t>.</w:t>
      </w:r>
      <w:r w:rsidR="00351560" w:rsidRPr="00443F7A">
        <w:rPr>
          <w:rFonts w:ascii="Times New Roman" w:eastAsia="Times New Roman" w:hAnsi="Times New Roman" w:cs="Times New Roman"/>
          <w:kern w:val="0"/>
          <w:sz w:val="24"/>
          <w:szCs w:val="24"/>
          <w14:ligatures w14:val="none"/>
        </w:rPr>
        <w:t xml:space="preserve"> </w:t>
      </w:r>
    </w:p>
    <w:p w14:paraId="597F35ED" w14:textId="77777777" w:rsidR="00351560" w:rsidRPr="00443F7A" w:rsidRDefault="00351560" w:rsidP="00351560">
      <w:pPr>
        <w:tabs>
          <w:tab w:val="left" w:pos="4500"/>
        </w:tabs>
        <w:spacing w:after="270" w:line="280" w:lineRule="exact"/>
        <w:rPr>
          <w:rFonts w:ascii="Times New Roman" w:eastAsia="Times New Roman" w:hAnsi="Times New Roman" w:cs="Times New Roman"/>
          <w:b/>
          <w:kern w:val="0"/>
          <w:sz w:val="24"/>
          <w:szCs w:val="24"/>
          <w14:ligatures w14:val="none"/>
        </w:rPr>
      </w:pPr>
      <w:r w:rsidRPr="00443F7A">
        <w:rPr>
          <w:rFonts w:ascii="Times New Roman" w:eastAsia="Times New Roman" w:hAnsi="Times New Roman" w:cs="Times New Roman"/>
          <w:b/>
          <w:kern w:val="0"/>
          <w:sz w:val="24"/>
          <w:szCs w:val="24"/>
          <w14:ligatures w14:val="none"/>
        </w:rPr>
        <w:t>Definitions</w:t>
      </w:r>
    </w:p>
    <w:p w14:paraId="599BB647" w14:textId="730FB11F" w:rsidR="00941326" w:rsidRPr="00443F7A" w:rsidRDefault="00DF751F" w:rsidP="00351560">
      <w:pPr>
        <w:tabs>
          <w:tab w:val="left" w:pos="4500"/>
        </w:tabs>
        <w:spacing w:before="180" w:after="270" w:line="280" w:lineRule="exact"/>
        <w:rPr>
          <w:rFonts w:ascii="Times New Roman" w:eastAsia="Times New Roman" w:hAnsi="Times New Roman" w:cs="Times New Roman"/>
          <w:kern w:val="0"/>
          <w:sz w:val="24"/>
          <w:szCs w:val="24"/>
          <w14:ligatures w14:val="none"/>
        </w:rPr>
      </w:pPr>
      <w:r w:rsidRPr="00443F7A">
        <w:rPr>
          <w:rFonts w:ascii="Times New Roman" w:eastAsia="Times New Roman" w:hAnsi="Times New Roman" w:cs="Times New Roman"/>
          <w:b/>
          <w:bCs/>
          <w:kern w:val="0"/>
          <w:sz w:val="24"/>
          <w:szCs w:val="24"/>
          <w14:ligatures w14:val="none"/>
        </w:rPr>
        <w:t>S</w:t>
      </w:r>
      <w:r w:rsidR="00351560" w:rsidRPr="00443F7A">
        <w:rPr>
          <w:rFonts w:ascii="Times New Roman" w:eastAsia="Times New Roman" w:hAnsi="Times New Roman" w:cs="Times New Roman"/>
          <w:b/>
          <w:bCs/>
          <w:kern w:val="0"/>
          <w:sz w:val="24"/>
          <w:szCs w:val="24"/>
          <w14:ligatures w14:val="none"/>
        </w:rPr>
        <w:t xml:space="preserve">ignificant </w:t>
      </w:r>
      <w:r w:rsidR="00650BE3" w:rsidRPr="00443F7A">
        <w:rPr>
          <w:rFonts w:ascii="Times New Roman" w:eastAsia="Times New Roman" w:hAnsi="Times New Roman" w:cs="Times New Roman"/>
          <w:b/>
          <w:bCs/>
          <w:color w:val="000000"/>
          <w:kern w:val="0"/>
          <w:sz w:val="24"/>
          <w:szCs w:val="24"/>
          <w14:ligatures w14:val="none"/>
        </w:rPr>
        <w:t>A</w:t>
      </w:r>
      <w:r w:rsidR="00351560" w:rsidRPr="00443F7A">
        <w:rPr>
          <w:rFonts w:ascii="Times New Roman" w:eastAsia="Times New Roman" w:hAnsi="Times New Roman" w:cs="Times New Roman"/>
          <w:b/>
          <w:bCs/>
          <w:color w:val="000000"/>
          <w:kern w:val="0"/>
          <w:sz w:val="24"/>
          <w:szCs w:val="24"/>
          <w14:ligatures w14:val="none"/>
        </w:rPr>
        <w:t>dverse</w:t>
      </w:r>
      <w:r w:rsidR="00351560" w:rsidRPr="00443F7A">
        <w:rPr>
          <w:rFonts w:ascii="Times New Roman" w:eastAsia="Times New Roman" w:hAnsi="Times New Roman" w:cs="Times New Roman"/>
          <w:b/>
          <w:color w:val="000000"/>
          <w:kern w:val="0"/>
          <w:sz w:val="24"/>
          <w:szCs w:val="24"/>
          <w14:ligatures w14:val="none"/>
        </w:rPr>
        <w:t xml:space="preserve"> </w:t>
      </w:r>
      <w:r w:rsidR="00650BE3" w:rsidRPr="00443F7A">
        <w:rPr>
          <w:rFonts w:ascii="Times New Roman" w:eastAsia="Times New Roman" w:hAnsi="Times New Roman" w:cs="Times New Roman"/>
          <w:b/>
          <w:color w:val="000000"/>
          <w:kern w:val="0"/>
          <w:sz w:val="24"/>
          <w:szCs w:val="24"/>
          <w14:ligatures w14:val="none"/>
        </w:rPr>
        <w:t>E</w:t>
      </w:r>
      <w:r w:rsidR="00351560" w:rsidRPr="00443F7A">
        <w:rPr>
          <w:rFonts w:ascii="Times New Roman" w:eastAsia="Times New Roman" w:hAnsi="Times New Roman" w:cs="Times New Roman"/>
          <w:b/>
          <w:color w:val="000000"/>
          <w:kern w:val="0"/>
          <w:sz w:val="24"/>
          <w:szCs w:val="24"/>
          <w14:ligatures w14:val="none"/>
        </w:rPr>
        <w:t>vent</w:t>
      </w:r>
      <w:r w:rsidRPr="00443F7A">
        <w:rPr>
          <w:rFonts w:ascii="Times New Roman" w:eastAsia="Times New Roman" w:hAnsi="Times New Roman" w:cs="Times New Roman"/>
          <w:b/>
          <w:color w:val="000000"/>
          <w:kern w:val="0"/>
          <w:sz w:val="24"/>
          <w:szCs w:val="24"/>
          <w14:ligatures w14:val="none"/>
        </w:rPr>
        <w:t>:</w:t>
      </w:r>
      <w:r w:rsidR="00351560" w:rsidRPr="00443F7A">
        <w:rPr>
          <w:rFonts w:ascii="Times New Roman" w:eastAsia="Times New Roman" w:hAnsi="Times New Roman" w:cs="Times New Roman"/>
          <w:kern w:val="0"/>
          <w:sz w:val="24"/>
          <w:szCs w:val="24"/>
          <w14:ligatures w14:val="none"/>
        </w:rPr>
        <w:t xml:space="preserve"> </w:t>
      </w:r>
      <w:r w:rsidRPr="00443F7A">
        <w:rPr>
          <w:rFonts w:ascii="Times New Roman" w:eastAsia="Times New Roman" w:hAnsi="Times New Roman" w:cs="Times New Roman"/>
          <w:kern w:val="0"/>
          <w:sz w:val="24"/>
          <w:szCs w:val="24"/>
          <w14:ligatures w14:val="none"/>
        </w:rPr>
        <w:t>A</w:t>
      </w:r>
      <w:r w:rsidR="00351560" w:rsidRPr="00443F7A">
        <w:rPr>
          <w:rFonts w:ascii="Times New Roman" w:eastAsia="Times New Roman" w:hAnsi="Times New Roman" w:cs="Times New Roman"/>
          <w:kern w:val="0"/>
          <w:sz w:val="24"/>
          <w:szCs w:val="24"/>
          <w14:ligatures w14:val="none"/>
        </w:rPr>
        <w:t xml:space="preserve">n unexpected or serious incident that occurs while a patient is on site </w:t>
      </w:r>
      <w:r w:rsidR="00377146" w:rsidRPr="00AE77FF">
        <w:rPr>
          <w:rFonts w:ascii="Times New Roman" w:eastAsia="Times New Roman" w:hAnsi="Times New Roman" w:cs="Times New Roman"/>
          <w:kern w:val="0"/>
          <w:sz w:val="24"/>
          <w:szCs w:val="24"/>
          <w14:ligatures w14:val="none"/>
        </w:rPr>
        <w:t>that</w:t>
      </w:r>
      <w:r w:rsidR="00377146" w:rsidRPr="00443F7A">
        <w:rPr>
          <w:rFonts w:ascii="Times New Roman" w:eastAsia="Times New Roman" w:hAnsi="Times New Roman" w:cs="Times New Roman"/>
          <w:kern w:val="0"/>
          <w:sz w:val="24"/>
          <w:szCs w:val="24"/>
          <w14:ligatures w14:val="none"/>
        </w:rPr>
        <w:t xml:space="preserve"> </w:t>
      </w:r>
      <w:r w:rsidR="00351560" w:rsidRPr="00443F7A">
        <w:rPr>
          <w:rFonts w:ascii="Times New Roman" w:eastAsia="Times New Roman" w:hAnsi="Times New Roman" w:cs="Times New Roman"/>
          <w:kern w:val="0"/>
          <w:sz w:val="24"/>
          <w:szCs w:val="24"/>
          <w14:ligatures w14:val="none"/>
        </w:rPr>
        <w:t xml:space="preserve">may impact the patient’s or staff’s health or safety.  </w:t>
      </w:r>
      <w:r w:rsidR="00324F21" w:rsidRPr="00443F7A">
        <w:rPr>
          <w:rFonts w:ascii="Times New Roman" w:eastAsia="Times New Roman" w:hAnsi="Times New Roman" w:cs="Times New Roman"/>
          <w:kern w:val="0"/>
          <w:sz w:val="24"/>
          <w:szCs w:val="24"/>
          <w14:ligatures w14:val="none"/>
        </w:rPr>
        <w:t xml:space="preserve">Significant </w:t>
      </w:r>
      <w:r w:rsidR="00597314" w:rsidRPr="00443F7A">
        <w:rPr>
          <w:rFonts w:ascii="Times New Roman" w:eastAsia="Times New Roman" w:hAnsi="Times New Roman" w:cs="Times New Roman"/>
          <w:kern w:val="0"/>
          <w:sz w:val="24"/>
          <w:szCs w:val="24"/>
          <w14:ligatures w14:val="none"/>
        </w:rPr>
        <w:t>adverse events are identified in the</w:t>
      </w:r>
      <w:r w:rsidR="00782146" w:rsidRPr="00443F7A">
        <w:rPr>
          <w:rFonts w:ascii="Times New Roman" w:eastAsia="Times New Roman" w:hAnsi="Times New Roman" w:cs="Times New Roman"/>
          <w:kern w:val="0"/>
          <w:sz w:val="24"/>
          <w:szCs w:val="24"/>
          <w14:ligatures w14:val="none"/>
        </w:rPr>
        <w:t xml:space="preserve"> Significant Adverse Events</w:t>
      </w:r>
      <w:r w:rsidR="00597314" w:rsidRPr="00443F7A">
        <w:rPr>
          <w:rFonts w:ascii="Times New Roman" w:eastAsia="Times New Roman" w:hAnsi="Times New Roman" w:cs="Times New Roman"/>
          <w:kern w:val="0"/>
          <w:sz w:val="24"/>
          <w:szCs w:val="24"/>
          <w14:ligatures w14:val="none"/>
        </w:rPr>
        <w:t xml:space="preserve"> policy</w:t>
      </w:r>
      <w:r w:rsidR="00C625D0" w:rsidRPr="00443F7A">
        <w:rPr>
          <w:rFonts w:ascii="Times New Roman" w:eastAsia="Times New Roman" w:hAnsi="Times New Roman" w:cs="Times New Roman"/>
          <w:kern w:val="0"/>
          <w:sz w:val="24"/>
          <w:szCs w:val="24"/>
          <w14:ligatures w14:val="none"/>
        </w:rPr>
        <w:t xml:space="preserve"> (reference Network Section-N-21).</w:t>
      </w:r>
    </w:p>
    <w:p w14:paraId="676662C2" w14:textId="77777777" w:rsidR="00351560" w:rsidRPr="00443F7A" w:rsidRDefault="00351560" w:rsidP="00351560">
      <w:pPr>
        <w:tabs>
          <w:tab w:val="left" w:pos="4500"/>
        </w:tabs>
        <w:spacing w:before="90" w:after="360" w:line="280" w:lineRule="exact"/>
        <w:rPr>
          <w:rFonts w:ascii="Times New Roman" w:eastAsia="Times New Roman" w:hAnsi="Times New Roman" w:cs="Times New Roman"/>
          <w:b/>
          <w:bCs/>
          <w:caps/>
          <w:color w:val="45CAFB"/>
          <w:kern w:val="0"/>
          <w:sz w:val="24"/>
          <w:szCs w:val="24"/>
          <w14:ligatures w14:val="none"/>
        </w:rPr>
      </w:pPr>
      <w:r w:rsidRPr="00443F7A">
        <w:rPr>
          <w:rFonts w:ascii="Times New Roman" w:eastAsia="Times New Roman" w:hAnsi="Times New Roman" w:cs="Times New Roman"/>
          <w:b/>
          <w:bCs/>
          <w:caps/>
          <w:color w:val="45CAFB"/>
          <w:kern w:val="0"/>
          <w:sz w:val="24"/>
          <w:szCs w:val="24"/>
          <w14:ligatures w14:val="none"/>
        </w:rPr>
        <w:t>PROCEDURE</w:t>
      </w:r>
    </w:p>
    <w:p w14:paraId="1826B9D2" w14:textId="7B6BB56F" w:rsidR="00351560" w:rsidRPr="00443F7A" w:rsidRDefault="00351560" w:rsidP="00912C5E">
      <w:pPr>
        <w:numPr>
          <w:ilvl w:val="0"/>
          <w:numId w:val="7"/>
        </w:numPr>
        <w:tabs>
          <w:tab w:val="left" w:pos="540"/>
          <w:tab w:val="left" w:pos="4500"/>
        </w:tabs>
        <w:spacing w:after="90" w:line="280" w:lineRule="exact"/>
        <w:rPr>
          <w:rFonts w:ascii="Times New Roman" w:eastAsia="Times New Roman" w:hAnsi="Times New Roman" w:cs="Times New Roman"/>
          <w:kern w:val="0"/>
          <w:sz w:val="24"/>
          <w:szCs w:val="24"/>
          <w14:ligatures w14:val="none"/>
        </w:rPr>
      </w:pPr>
      <w:r w:rsidRPr="00443F7A">
        <w:rPr>
          <w:rFonts w:ascii="Times New Roman" w:eastAsia="Times New Roman" w:hAnsi="Times New Roman" w:cs="Times New Roman"/>
          <w:kern w:val="0"/>
          <w:sz w:val="24"/>
          <w:szCs w:val="24"/>
          <w14:ligatures w14:val="none"/>
        </w:rPr>
        <w:t>Any staff member who becomes aware of any significant adverse event is to report it immediately to</w:t>
      </w:r>
      <w:r w:rsidR="002D12AD" w:rsidRPr="00443F7A">
        <w:rPr>
          <w:rFonts w:ascii="Times New Roman" w:eastAsia="Times New Roman" w:hAnsi="Times New Roman" w:cs="Times New Roman"/>
          <w:kern w:val="0"/>
          <w:sz w:val="24"/>
          <w:szCs w:val="24"/>
          <w14:ligatures w14:val="none"/>
        </w:rPr>
        <w:t xml:space="preserve">     </w:t>
      </w:r>
      <w:r w:rsidRPr="00443F7A">
        <w:rPr>
          <w:rFonts w:ascii="Times New Roman" w:eastAsia="Times New Roman" w:hAnsi="Times New Roman" w:cs="Times New Roman"/>
          <w:i/>
          <w:iCs/>
          <w:kern w:val="0"/>
          <w:sz w:val="20"/>
          <w:szCs w:val="20"/>
          <w14:ligatures w14:val="none"/>
        </w:rPr>
        <w:t>(</w:t>
      </w:r>
      <w:r w:rsidRPr="00443F7A">
        <w:rPr>
          <w:rFonts w:ascii="Times New Roman" w:eastAsia="Times New Roman" w:hAnsi="Times New Roman" w:cs="Times New Roman"/>
          <w:i/>
          <w:iCs/>
          <w:kern w:val="0"/>
          <w:sz w:val="20"/>
          <w:szCs w:val="20"/>
          <w:u w:val="single"/>
          <w14:ligatures w14:val="none"/>
        </w:rPr>
        <w:t>insert designated supervisor in authority)</w:t>
      </w:r>
      <w:r w:rsidRPr="00443F7A">
        <w:rPr>
          <w:rFonts w:ascii="Times New Roman" w:eastAsia="Times New Roman" w:hAnsi="Times New Roman" w:cs="Times New Roman"/>
          <w:i/>
          <w:iCs/>
          <w:kern w:val="0"/>
          <w:sz w:val="24"/>
          <w:szCs w:val="24"/>
          <w:u w:val="single"/>
          <w14:ligatures w14:val="none"/>
        </w:rPr>
        <w:t>___________.</w:t>
      </w:r>
    </w:p>
    <w:p w14:paraId="1DC1E34C" w14:textId="7604F7B1" w:rsidR="00351560" w:rsidRPr="00443F7A" w:rsidRDefault="00351560" w:rsidP="00912C5E">
      <w:pPr>
        <w:numPr>
          <w:ilvl w:val="0"/>
          <w:numId w:val="7"/>
        </w:numPr>
        <w:tabs>
          <w:tab w:val="left" w:pos="540"/>
          <w:tab w:val="left" w:pos="4500"/>
        </w:tabs>
        <w:spacing w:after="90" w:line="280" w:lineRule="exact"/>
        <w:rPr>
          <w:rFonts w:ascii="Times New Roman" w:eastAsia="Times New Roman" w:hAnsi="Times New Roman" w:cs="Times New Roman"/>
          <w:i/>
          <w:iCs/>
          <w:kern w:val="0"/>
          <w:sz w:val="24"/>
          <w:szCs w:val="24"/>
          <w:u w:val="single"/>
          <w14:ligatures w14:val="none"/>
        </w:rPr>
      </w:pPr>
      <w:r w:rsidRPr="00443F7A">
        <w:rPr>
          <w:rFonts w:ascii="Times New Roman" w:eastAsia="Times New Roman" w:hAnsi="Times New Roman" w:cs="Times New Roman"/>
          <w:kern w:val="0"/>
          <w:sz w:val="24"/>
          <w:szCs w:val="24"/>
          <w14:ligatures w14:val="none"/>
        </w:rPr>
        <w:t>The details of the event are to be documented as soon as possible after the event by the staff member that either identified or was involved in the occurrence. Using form</w:t>
      </w:r>
      <w:r w:rsidRPr="00443F7A">
        <w:rPr>
          <w:rFonts w:ascii="Times New Roman" w:eastAsia="Times New Roman" w:hAnsi="Times New Roman" w:cs="Times New Roman"/>
          <w:kern w:val="0"/>
          <w:sz w:val="20"/>
          <w:szCs w:val="20"/>
          <w14:ligatures w14:val="none"/>
        </w:rPr>
        <w:t>__</w:t>
      </w:r>
      <w:r w:rsidR="00841455" w:rsidRPr="00443F7A">
        <w:rPr>
          <w:rFonts w:ascii="Times New Roman" w:eastAsia="Times New Roman" w:hAnsi="Times New Roman" w:cs="Times New Roman"/>
          <w:kern w:val="0"/>
          <w:sz w:val="20"/>
          <w:szCs w:val="20"/>
          <w14:ligatures w14:val="none"/>
        </w:rPr>
        <w:t>_ (</w:t>
      </w:r>
      <w:r w:rsidR="00C40AE1" w:rsidRPr="00443F7A">
        <w:rPr>
          <w:rFonts w:ascii="Times New Roman" w:eastAsia="Times New Roman" w:hAnsi="Times New Roman" w:cs="Times New Roman"/>
          <w:i/>
          <w:iCs/>
          <w:kern w:val="0"/>
          <w:sz w:val="20"/>
          <w:szCs w:val="20"/>
          <w:u w:val="single"/>
          <w14:ligatures w14:val="none"/>
        </w:rPr>
        <w:t>Significant Adverse Event Reporting form)</w:t>
      </w:r>
      <w:r w:rsidR="00186CE8" w:rsidRPr="00443F7A">
        <w:rPr>
          <w:rFonts w:ascii="Times New Roman" w:eastAsia="Times New Roman" w:hAnsi="Times New Roman" w:cs="Times New Roman"/>
          <w:i/>
          <w:iCs/>
          <w:kern w:val="0"/>
          <w:sz w:val="24"/>
          <w:szCs w:val="24"/>
          <w:u w:val="single"/>
          <w14:ligatures w14:val="none"/>
        </w:rPr>
        <w:t>_________</w:t>
      </w:r>
    </w:p>
    <w:p w14:paraId="3239A949" w14:textId="3ED892CB" w:rsidR="00351560" w:rsidRPr="00443F7A" w:rsidRDefault="00351560" w:rsidP="00912C5E">
      <w:pPr>
        <w:numPr>
          <w:ilvl w:val="1"/>
          <w:numId w:val="7"/>
        </w:numPr>
        <w:tabs>
          <w:tab w:val="left" w:pos="540"/>
          <w:tab w:val="left" w:pos="4500"/>
        </w:tabs>
        <w:spacing w:after="90" w:line="280" w:lineRule="exact"/>
        <w:rPr>
          <w:rFonts w:ascii="Times New Roman" w:eastAsia="Times New Roman" w:hAnsi="Times New Roman" w:cs="Times New Roman"/>
          <w:kern w:val="0"/>
          <w:sz w:val="24"/>
          <w:szCs w:val="24"/>
          <w14:ligatures w14:val="none"/>
        </w:rPr>
      </w:pPr>
      <w:r w:rsidRPr="00443F7A">
        <w:rPr>
          <w:rFonts w:ascii="Times New Roman" w:eastAsia="Times New Roman" w:hAnsi="Times New Roman" w:cs="Times New Roman"/>
          <w:kern w:val="0"/>
          <w:sz w:val="24"/>
          <w:szCs w:val="24"/>
          <w14:ligatures w14:val="none"/>
        </w:rPr>
        <w:t xml:space="preserve">Identify the significant adverse </w:t>
      </w:r>
      <w:r w:rsidR="00C44D06" w:rsidRPr="00443F7A">
        <w:rPr>
          <w:rFonts w:ascii="Times New Roman" w:eastAsia="Times New Roman" w:hAnsi="Times New Roman" w:cs="Times New Roman"/>
          <w:kern w:val="0"/>
          <w:sz w:val="24"/>
          <w:szCs w:val="24"/>
          <w14:ligatures w14:val="none"/>
        </w:rPr>
        <w:t>event.</w:t>
      </w:r>
    </w:p>
    <w:p w14:paraId="13847880" w14:textId="38E95ED0" w:rsidR="00D66CF4" w:rsidRPr="00443F7A" w:rsidRDefault="00D66CF4" w:rsidP="00E71A8B">
      <w:pPr>
        <w:pStyle w:val="ListParagraph"/>
        <w:keepLines/>
        <w:numPr>
          <w:ilvl w:val="2"/>
          <w:numId w:val="7"/>
        </w:numPr>
        <w:tabs>
          <w:tab w:val="left" w:pos="4500"/>
        </w:tabs>
        <w:spacing w:after="90" w:line="240" w:lineRule="auto"/>
        <w:outlineLvl w:val="1"/>
        <w:rPr>
          <w:rFonts w:ascii="Times New Roman" w:eastAsia="Times New Roman" w:hAnsi="Times New Roman" w:cs="Times New Roman"/>
          <w:kern w:val="0"/>
          <w:sz w:val="24"/>
          <w:szCs w:val="24"/>
          <w14:ligatures w14:val="none"/>
        </w:rPr>
      </w:pPr>
      <w:r w:rsidRPr="00443F7A">
        <w:rPr>
          <w:rFonts w:ascii="Times New Roman" w:eastAsia="Times New Roman" w:hAnsi="Times New Roman" w:cs="Times New Roman"/>
          <w:kern w:val="0"/>
          <w:sz w:val="24"/>
          <w:szCs w:val="24"/>
          <w14:ligatures w14:val="none"/>
        </w:rPr>
        <w:t>Describe what happened through the collection and organization of the data/facts surrounding the event to understand what occurred.</w:t>
      </w:r>
    </w:p>
    <w:p w14:paraId="692024B7" w14:textId="4BC4EDD2" w:rsidR="00351560" w:rsidRPr="00443F7A" w:rsidRDefault="00351560" w:rsidP="00F315A6">
      <w:pPr>
        <w:numPr>
          <w:ilvl w:val="1"/>
          <w:numId w:val="7"/>
        </w:numPr>
        <w:tabs>
          <w:tab w:val="left" w:pos="540"/>
          <w:tab w:val="left" w:pos="4500"/>
        </w:tabs>
        <w:spacing w:after="90" w:line="280" w:lineRule="exact"/>
        <w:rPr>
          <w:rFonts w:ascii="Times New Roman" w:eastAsia="Times New Roman" w:hAnsi="Times New Roman" w:cs="Times New Roman"/>
          <w:kern w:val="0"/>
          <w:sz w:val="24"/>
          <w:szCs w:val="24"/>
          <w14:ligatures w14:val="none"/>
        </w:rPr>
      </w:pPr>
      <w:r w:rsidRPr="00443F7A">
        <w:rPr>
          <w:rFonts w:ascii="Times New Roman" w:eastAsia="Times New Roman" w:hAnsi="Times New Roman" w:cs="Times New Roman"/>
          <w:b/>
          <w:bCs/>
          <w:kern w:val="0"/>
          <w:sz w:val="24"/>
          <w:szCs w:val="24"/>
          <w14:ligatures w14:val="none"/>
        </w:rPr>
        <w:t xml:space="preserve"> </w:t>
      </w:r>
      <w:r w:rsidRPr="00443F7A">
        <w:rPr>
          <w:rFonts w:ascii="Times New Roman" w:eastAsia="Times New Roman" w:hAnsi="Times New Roman" w:cs="Times New Roman"/>
          <w:kern w:val="0"/>
          <w:sz w:val="24"/>
          <w:szCs w:val="24"/>
          <w14:ligatures w14:val="none"/>
        </w:rPr>
        <w:t xml:space="preserve">Provide a narrative description of what </w:t>
      </w:r>
      <w:r w:rsidR="00841455" w:rsidRPr="00443F7A">
        <w:rPr>
          <w:rFonts w:ascii="Times New Roman" w:eastAsia="Times New Roman" w:hAnsi="Times New Roman" w:cs="Times New Roman"/>
          <w:kern w:val="0"/>
          <w:sz w:val="24"/>
          <w:szCs w:val="24"/>
          <w14:ligatures w14:val="none"/>
        </w:rPr>
        <w:t>happened.</w:t>
      </w:r>
    </w:p>
    <w:p w14:paraId="480C4107" w14:textId="1927802A" w:rsidR="00E87BC1" w:rsidRPr="00443F7A" w:rsidRDefault="00351560" w:rsidP="00E71A8B">
      <w:pPr>
        <w:pStyle w:val="ListParagraph"/>
        <w:keepLines/>
        <w:numPr>
          <w:ilvl w:val="2"/>
          <w:numId w:val="12"/>
        </w:numPr>
        <w:tabs>
          <w:tab w:val="left" w:pos="4500"/>
        </w:tabs>
        <w:spacing w:after="90" w:line="240" w:lineRule="auto"/>
        <w:outlineLvl w:val="1"/>
        <w:rPr>
          <w:rFonts w:ascii="Times New Roman" w:eastAsia="Times New Roman" w:hAnsi="Times New Roman" w:cs="Times New Roman"/>
          <w:kern w:val="0"/>
          <w:sz w:val="24"/>
          <w:szCs w:val="24"/>
          <w14:ligatures w14:val="none"/>
        </w:rPr>
      </w:pPr>
      <w:r w:rsidRPr="00443F7A">
        <w:rPr>
          <w:rFonts w:ascii="Times New Roman" w:eastAsia="Times New Roman" w:hAnsi="Times New Roman" w:cs="Times New Roman"/>
          <w:kern w:val="0"/>
          <w:sz w:val="24"/>
          <w:szCs w:val="24"/>
          <w14:ligatures w14:val="none"/>
        </w:rPr>
        <w:t xml:space="preserve">A narrative description is to be completed by the employee initiating the report who is most involved in the event.  </w:t>
      </w:r>
    </w:p>
    <w:p w14:paraId="0D4D8B9C" w14:textId="77777777" w:rsidR="00351560" w:rsidRPr="00443F7A" w:rsidRDefault="00351560" w:rsidP="002023B4">
      <w:pPr>
        <w:keepLines/>
        <w:numPr>
          <w:ilvl w:val="2"/>
          <w:numId w:val="8"/>
        </w:numPr>
        <w:tabs>
          <w:tab w:val="left" w:pos="4500"/>
        </w:tabs>
        <w:spacing w:after="0" w:line="240" w:lineRule="auto"/>
        <w:contextualSpacing/>
        <w:outlineLvl w:val="1"/>
        <w:rPr>
          <w:rFonts w:ascii="Times New Roman" w:eastAsia="Times New Roman" w:hAnsi="Times New Roman" w:cs="Times New Roman"/>
          <w:kern w:val="0"/>
          <w:sz w:val="24"/>
          <w:szCs w:val="24"/>
          <w14:ligatures w14:val="none"/>
        </w:rPr>
      </w:pPr>
      <w:r w:rsidRPr="00443F7A">
        <w:rPr>
          <w:rFonts w:ascii="Times New Roman" w:eastAsia="Times New Roman" w:hAnsi="Times New Roman" w:cs="Times New Roman"/>
          <w:kern w:val="0"/>
          <w:sz w:val="24"/>
          <w:szCs w:val="24"/>
          <w14:ligatures w14:val="none"/>
        </w:rPr>
        <w:t xml:space="preserve">What to include in a well written narrative description: </w:t>
      </w:r>
    </w:p>
    <w:p w14:paraId="72F18668" w14:textId="5AD684A0" w:rsidR="00351560" w:rsidRPr="00443F7A" w:rsidRDefault="00351560" w:rsidP="002023B4">
      <w:pPr>
        <w:pStyle w:val="ListParagraph"/>
        <w:numPr>
          <w:ilvl w:val="3"/>
          <w:numId w:val="9"/>
        </w:numPr>
        <w:tabs>
          <w:tab w:val="left" w:pos="4500"/>
        </w:tabs>
        <w:spacing w:after="0" w:line="240" w:lineRule="auto"/>
        <w:outlineLvl w:val="1"/>
        <w:rPr>
          <w:rFonts w:ascii="Times New Roman" w:eastAsia="Times New Roman" w:hAnsi="Times New Roman" w:cs="Times New Roman"/>
          <w:kern w:val="0"/>
          <w:sz w:val="24"/>
          <w:szCs w:val="24"/>
          <w14:ligatures w14:val="none"/>
        </w:rPr>
      </w:pPr>
      <w:r w:rsidRPr="00443F7A">
        <w:rPr>
          <w:rFonts w:ascii="Times New Roman" w:eastAsia="Times New Roman" w:hAnsi="Times New Roman" w:cs="Times New Roman"/>
          <w:kern w:val="0"/>
          <w:sz w:val="24"/>
          <w:szCs w:val="24"/>
          <w14:ligatures w14:val="none"/>
        </w:rPr>
        <w:t>Who was involved in the event/situation?</w:t>
      </w:r>
    </w:p>
    <w:p w14:paraId="36BE4076" w14:textId="77777777" w:rsidR="00351560" w:rsidRPr="00443F7A" w:rsidRDefault="00351560" w:rsidP="002023B4">
      <w:pPr>
        <w:pStyle w:val="ListParagraph"/>
        <w:numPr>
          <w:ilvl w:val="3"/>
          <w:numId w:val="9"/>
        </w:numPr>
        <w:tabs>
          <w:tab w:val="left" w:pos="4500"/>
        </w:tabs>
        <w:spacing w:after="0" w:line="240" w:lineRule="auto"/>
        <w:outlineLvl w:val="1"/>
        <w:rPr>
          <w:rFonts w:ascii="Times New Roman" w:eastAsia="Times New Roman" w:hAnsi="Times New Roman" w:cs="Times New Roman"/>
          <w:kern w:val="0"/>
          <w:sz w:val="24"/>
          <w:szCs w:val="24"/>
          <w14:ligatures w14:val="none"/>
        </w:rPr>
      </w:pPr>
      <w:r w:rsidRPr="00443F7A">
        <w:rPr>
          <w:rFonts w:ascii="Times New Roman" w:eastAsia="Times New Roman" w:hAnsi="Times New Roman" w:cs="Times New Roman"/>
          <w:kern w:val="0"/>
          <w:sz w:val="24"/>
          <w:szCs w:val="24"/>
          <w14:ligatures w14:val="none"/>
        </w:rPr>
        <w:t>When did it happen? Specify time points if possible.</w:t>
      </w:r>
    </w:p>
    <w:p w14:paraId="3BBBD24C" w14:textId="4FA33AB2" w:rsidR="00351560" w:rsidRPr="00443F7A" w:rsidRDefault="00351560" w:rsidP="002023B4">
      <w:pPr>
        <w:pStyle w:val="ListParagraph"/>
        <w:numPr>
          <w:ilvl w:val="3"/>
          <w:numId w:val="9"/>
        </w:numPr>
        <w:tabs>
          <w:tab w:val="left" w:pos="4500"/>
        </w:tabs>
        <w:spacing w:after="0" w:line="240" w:lineRule="auto"/>
        <w:outlineLvl w:val="1"/>
        <w:rPr>
          <w:rFonts w:ascii="Times New Roman" w:eastAsia="Times New Roman" w:hAnsi="Times New Roman" w:cs="Times New Roman"/>
          <w:kern w:val="0"/>
          <w:sz w:val="24"/>
          <w:szCs w:val="24"/>
          <w14:ligatures w14:val="none"/>
        </w:rPr>
      </w:pPr>
      <w:r w:rsidRPr="00443F7A">
        <w:rPr>
          <w:rFonts w:ascii="Times New Roman" w:eastAsia="Times New Roman" w:hAnsi="Times New Roman" w:cs="Times New Roman"/>
          <w:kern w:val="0"/>
          <w:sz w:val="24"/>
          <w:szCs w:val="24"/>
          <w14:ligatures w14:val="none"/>
        </w:rPr>
        <w:t>Where did it happen? Specify location</w:t>
      </w:r>
      <w:r w:rsidR="00A60096" w:rsidRPr="00443F7A">
        <w:rPr>
          <w:rFonts w:ascii="Times New Roman" w:eastAsia="Times New Roman" w:hAnsi="Times New Roman" w:cs="Times New Roman"/>
          <w:kern w:val="0"/>
          <w:sz w:val="24"/>
          <w:szCs w:val="24"/>
          <w14:ligatures w14:val="none"/>
        </w:rPr>
        <w:t>.</w:t>
      </w:r>
      <w:r w:rsidRPr="00443F7A">
        <w:rPr>
          <w:rFonts w:ascii="Times New Roman" w:eastAsia="Times New Roman" w:hAnsi="Times New Roman" w:cs="Times New Roman"/>
          <w:kern w:val="0"/>
          <w:sz w:val="24"/>
          <w:szCs w:val="24"/>
          <w14:ligatures w14:val="none"/>
        </w:rPr>
        <w:t xml:space="preserve"> </w:t>
      </w:r>
    </w:p>
    <w:p w14:paraId="2F7F88E0" w14:textId="3B38984B" w:rsidR="00351560" w:rsidRPr="00443F7A" w:rsidRDefault="00351560" w:rsidP="00AC5B09">
      <w:pPr>
        <w:numPr>
          <w:ilvl w:val="3"/>
          <w:numId w:val="10"/>
        </w:numPr>
        <w:tabs>
          <w:tab w:val="left" w:pos="540"/>
          <w:tab w:val="left" w:pos="4500"/>
        </w:tabs>
        <w:spacing w:after="90" w:line="280" w:lineRule="exact"/>
        <w:rPr>
          <w:rFonts w:ascii="Times New Roman" w:eastAsia="Times New Roman" w:hAnsi="Times New Roman" w:cs="Times New Roman"/>
          <w:kern w:val="0"/>
          <w:sz w:val="24"/>
          <w:szCs w:val="24"/>
          <w14:ligatures w14:val="none"/>
        </w:rPr>
      </w:pPr>
      <w:r w:rsidRPr="00443F7A">
        <w:rPr>
          <w:rFonts w:ascii="Times New Roman" w:eastAsia="Times New Roman" w:hAnsi="Times New Roman" w:cs="Times New Roman"/>
          <w:kern w:val="0"/>
          <w:sz w:val="24"/>
          <w:szCs w:val="24"/>
          <w14:ligatures w14:val="none"/>
        </w:rPr>
        <w:t xml:space="preserve">Signature and title of employee writing the narrative </w:t>
      </w:r>
      <w:r w:rsidR="00841455" w:rsidRPr="00443F7A">
        <w:rPr>
          <w:rFonts w:ascii="Times New Roman" w:eastAsia="Times New Roman" w:hAnsi="Times New Roman" w:cs="Times New Roman"/>
          <w:kern w:val="0"/>
          <w:sz w:val="24"/>
          <w:szCs w:val="24"/>
          <w14:ligatures w14:val="none"/>
        </w:rPr>
        <w:t>description.</w:t>
      </w:r>
    </w:p>
    <w:p w14:paraId="4AB2B5FE" w14:textId="68CC195A" w:rsidR="00351560" w:rsidRPr="00443F7A" w:rsidRDefault="00351560" w:rsidP="00AC5B09">
      <w:pPr>
        <w:numPr>
          <w:ilvl w:val="3"/>
          <w:numId w:val="10"/>
        </w:numPr>
        <w:tabs>
          <w:tab w:val="left" w:pos="540"/>
          <w:tab w:val="left" w:pos="4500"/>
        </w:tabs>
        <w:spacing w:after="90" w:line="280" w:lineRule="exact"/>
        <w:rPr>
          <w:rFonts w:ascii="Times New Roman" w:eastAsia="Times New Roman" w:hAnsi="Times New Roman" w:cs="Times New Roman"/>
          <w:kern w:val="0"/>
          <w:sz w:val="24"/>
          <w:szCs w:val="24"/>
          <w14:ligatures w14:val="none"/>
        </w:rPr>
      </w:pPr>
      <w:r w:rsidRPr="00443F7A">
        <w:rPr>
          <w:rFonts w:ascii="Times New Roman" w:eastAsia="Times New Roman" w:hAnsi="Times New Roman" w:cs="Times New Roman"/>
          <w:kern w:val="0"/>
          <w:sz w:val="24"/>
          <w:szCs w:val="24"/>
          <w14:ligatures w14:val="none"/>
        </w:rPr>
        <w:t xml:space="preserve">Signature of individual receiving the form </w:t>
      </w:r>
      <w:r w:rsidR="00841455" w:rsidRPr="00443F7A">
        <w:rPr>
          <w:rFonts w:ascii="Times New Roman" w:eastAsia="Times New Roman" w:hAnsi="Times New Roman" w:cs="Times New Roman"/>
          <w:kern w:val="0"/>
          <w:sz w:val="24"/>
          <w:szCs w:val="24"/>
          <w14:ligatures w14:val="none"/>
        </w:rPr>
        <w:t>(supervisor</w:t>
      </w:r>
      <w:r w:rsidRPr="00443F7A">
        <w:rPr>
          <w:rFonts w:ascii="Times New Roman" w:eastAsia="Times New Roman" w:hAnsi="Times New Roman" w:cs="Times New Roman"/>
          <w:kern w:val="0"/>
          <w:sz w:val="24"/>
          <w:szCs w:val="24"/>
          <w14:ligatures w14:val="none"/>
        </w:rPr>
        <w:t>/manager in administrative role)</w:t>
      </w:r>
    </w:p>
    <w:p w14:paraId="4591069C" w14:textId="2F236DD7" w:rsidR="00034589" w:rsidRPr="00443F7A" w:rsidRDefault="00351560" w:rsidP="00AC5B09">
      <w:pPr>
        <w:numPr>
          <w:ilvl w:val="0"/>
          <w:numId w:val="7"/>
        </w:numPr>
        <w:tabs>
          <w:tab w:val="left" w:pos="540"/>
          <w:tab w:val="left" w:pos="4500"/>
        </w:tabs>
        <w:spacing w:after="0" w:line="288" w:lineRule="auto"/>
        <w:ind w:left="540" w:hanging="540"/>
        <w:rPr>
          <w:rFonts w:ascii="Times New Roman" w:hAnsi="Times New Roman" w:cs="Times New Roman"/>
          <w:sz w:val="24"/>
          <w:szCs w:val="24"/>
        </w:rPr>
      </w:pPr>
      <w:r w:rsidRPr="00443F7A">
        <w:rPr>
          <w:rFonts w:ascii="Times New Roman" w:eastAsia="Times New Roman" w:hAnsi="Times New Roman" w:cs="Times New Roman"/>
          <w:kern w:val="0"/>
          <w:sz w:val="24"/>
          <w:szCs w:val="24"/>
          <w14:ligatures w14:val="none"/>
        </w:rPr>
        <w:t xml:space="preserve">Upon completion of the form, route form to the site director for investigative analysis. </w:t>
      </w:r>
    </w:p>
    <w:sectPr w:rsidR="00034589" w:rsidRPr="00443F7A" w:rsidSect="007A08D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nion Pro">
    <w:altName w:val="Cambria"/>
    <w:charset w:val="00"/>
    <w:family w:val="roman"/>
    <w:pitch w:val="variable"/>
    <w:sig w:usb0="60000287" w:usb1="00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4309F5"/>
    <w:multiLevelType w:val="multilevel"/>
    <w:tmpl w:val="221C138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2.%3."/>
      <w:lvlJc w:val="left"/>
      <w:pPr>
        <w:ind w:left="1325" w:hanging="605"/>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336F55FC"/>
    <w:multiLevelType w:val="singleLevel"/>
    <w:tmpl w:val="DA745242"/>
    <w:lvl w:ilvl="0">
      <w:start w:val="1"/>
      <w:numFmt w:val="decimal"/>
      <w:lvlText w:val="%1."/>
      <w:lvlJc w:val="left"/>
      <w:pPr>
        <w:tabs>
          <w:tab w:val="num" w:pos="0"/>
        </w:tabs>
        <w:ind w:left="540" w:hanging="540"/>
      </w:pPr>
    </w:lvl>
  </w:abstractNum>
  <w:abstractNum w:abstractNumId="2" w15:restartNumberingAfterBreak="0">
    <w:nsid w:val="433D35CD"/>
    <w:multiLevelType w:val="singleLevel"/>
    <w:tmpl w:val="5CDCFF86"/>
    <w:lvl w:ilvl="0">
      <w:numFmt w:val="bullet"/>
      <w:pStyle w:val="BulletedLists-BulletedListTier2"/>
      <w:lvlText w:val="♦"/>
      <w:lvlJc w:val="left"/>
      <w:pPr>
        <w:ind w:left="900" w:hanging="270"/>
      </w:pPr>
      <w:rPr>
        <w:rFonts w:ascii="Arial" w:hAnsi="Arial" w:cs="Arial"/>
        <w:b w:val="0"/>
        <w:i w:val="0"/>
      </w:rPr>
    </w:lvl>
  </w:abstractNum>
  <w:abstractNum w:abstractNumId="3" w15:restartNumberingAfterBreak="0">
    <w:nsid w:val="54BB4704"/>
    <w:multiLevelType w:val="multilevel"/>
    <w:tmpl w:val="4FB8D62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6B60081A"/>
    <w:multiLevelType w:val="hybridMultilevel"/>
    <w:tmpl w:val="0870F5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6D5A7706"/>
    <w:multiLevelType w:val="hybridMultilevel"/>
    <w:tmpl w:val="D7EE5C6E"/>
    <w:lvl w:ilvl="0" w:tplc="136ECDC6">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start w:val="1"/>
      <w:numFmt w:val="lowerRoman"/>
      <w:lvlText w:val="%3."/>
      <w:lvlJc w:val="right"/>
      <w:pPr>
        <w:ind w:left="2070" w:hanging="180"/>
      </w:pPr>
    </w:lvl>
    <w:lvl w:ilvl="3" w:tplc="0409000F">
      <w:start w:val="1"/>
      <w:numFmt w:val="decimal"/>
      <w:lvlText w:val="%4."/>
      <w:lvlJc w:val="left"/>
      <w:pPr>
        <w:ind w:left="2790" w:hanging="360"/>
      </w:pPr>
    </w:lvl>
    <w:lvl w:ilvl="4" w:tplc="04090019">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7D37799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92734099">
    <w:abstractNumId w:val="1"/>
  </w:num>
  <w:num w:numId="2" w16cid:durableId="660693353">
    <w:abstractNumId w:val="3"/>
  </w:num>
  <w:num w:numId="3" w16cid:durableId="664623609">
    <w:abstractNumId w:val="4"/>
  </w:num>
  <w:num w:numId="4" w16cid:durableId="937759430">
    <w:abstractNumId w:val="2"/>
  </w:num>
  <w:num w:numId="5" w16cid:durableId="1764372276">
    <w:abstractNumId w:val="5"/>
  </w:num>
  <w:num w:numId="6" w16cid:durableId="702484607">
    <w:abstractNumId w:val="6"/>
  </w:num>
  <w:num w:numId="7" w16cid:durableId="1096168251">
    <w:abstractNumId w:val="0"/>
  </w:num>
  <w:num w:numId="8" w16cid:durableId="764960791">
    <w:abstractNumId w:val="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suff w:val="space"/>
        <w:lvlText w:val="%1.%2.%3."/>
        <w:lvlJc w:val="left"/>
        <w:pPr>
          <w:ind w:left="1296" w:hanging="576"/>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9" w16cid:durableId="507526294">
    <w:abstractNumId w:val="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suff w:val="space"/>
        <w:lvlText w:val="%1.%2.%3."/>
        <w:lvlJc w:val="left"/>
        <w:pPr>
          <w:ind w:left="1224" w:hanging="504"/>
        </w:pPr>
        <w:rPr>
          <w:rFonts w:hint="default"/>
        </w:rPr>
      </w:lvl>
    </w:lvlOverride>
    <w:lvlOverride w:ilvl="3">
      <w:lvl w:ilvl="3">
        <w:start w:val="1"/>
        <w:numFmt w:val="decimal"/>
        <w:suff w:val="space"/>
        <w:lvlText w:val="%1.%2.%3.%4."/>
        <w:lvlJc w:val="left"/>
        <w:pPr>
          <w:ind w:left="1886" w:hanging="806"/>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0" w16cid:durableId="1488520652">
    <w:abstractNumId w:val="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suff w:val="space"/>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1" w16cid:durableId="1486125820">
    <w:abstractNumId w:val="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suff w:val="space"/>
        <w:lvlText w:val="%1.%2.%3."/>
        <w:lvlJc w:val="left"/>
        <w:pPr>
          <w:ind w:left="1368" w:hanging="648"/>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16cid:durableId="1565143499">
    <w:abstractNumId w:val="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suff w:val="space"/>
        <w:lvlText w:val="%1.%2.%3."/>
        <w:lvlJc w:val="left"/>
        <w:pPr>
          <w:ind w:left="1325" w:hanging="605"/>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ristina Paprocki">
    <w15:presenceInfo w15:providerId="AD" w15:userId="S::kpaprocki@aasm.org::c6ffc4c9-b2ee-49cf-b61f-7ea41e82a9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560"/>
    <w:rsid w:val="00001BC5"/>
    <w:rsid w:val="00007C57"/>
    <w:rsid w:val="0001753F"/>
    <w:rsid w:val="00034589"/>
    <w:rsid w:val="000B4062"/>
    <w:rsid w:val="00115803"/>
    <w:rsid w:val="00124498"/>
    <w:rsid w:val="00153189"/>
    <w:rsid w:val="0017468D"/>
    <w:rsid w:val="00186CE8"/>
    <w:rsid w:val="001E5243"/>
    <w:rsid w:val="002023B4"/>
    <w:rsid w:val="00223A4E"/>
    <w:rsid w:val="002B2450"/>
    <w:rsid w:val="002D12AD"/>
    <w:rsid w:val="00324F21"/>
    <w:rsid w:val="00351560"/>
    <w:rsid w:val="00377146"/>
    <w:rsid w:val="003B7345"/>
    <w:rsid w:val="003D6551"/>
    <w:rsid w:val="003D7A1C"/>
    <w:rsid w:val="00443F7A"/>
    <w:rsid w:val="004A77FA"/>
    <w:rsid w:val="004D3D2B"/>
    <w:rsid w:val="004E5F35"/>
    <w:rsid w:val="00531839"/>
    <w:rsid w:val="00534552"/>
    <w:rsid w:val="00537631"/>
    <w:rsid w:val="00566A78"/>
    <w:rsid w:val="00581FD2"/>
    <w:rsid w:val="00595907"/>
    <w:rsid w:val="00597314"/>
    <w:rsid w:val="005A58FD"/>
    <w:rsid w:val="00650BE3"/>
    <w:rsid w:val="00696205"/>
    <w:rsid w:val="006A2667"/>
    <w:rsid w:val="006A36D2"/>
    <w:rsid w:val="006D3259"/>
    <w:rsid w:val="007157A2"/>
    <w:rsid w:val="00735EF9"/>
    <w:rsid w:val="00743E0D"/>
    <w:rsid w:val="0076682C"/>
    <w:rsid w:val="00782146"/>
    <w:rsid w:val="007A08DC"/>
    <w:rsid w:val="00841455"/>
    <w:rsid w:val="00904AAB"/>
    <w:rsid w:val="00904C6B"/>
    <w:rsid w:val="00912C5E"/>
    <w:rsid w:val="00917D5A"/>
    <w:rsid w:val="00926FF2"/>
    <w:rsid w:val="00941326"/>
    <w:rsid w:val="00957B48"/>
    <w:rsid w:val="00967658"/>
    <w:rsid w:val="009B1A23"/>
    <w:rsid w:val="009D1FF5"/>
    <w:rsid w:val="009D24BE"/>
    <w:rsid w:val="00A274A7"/>
    <w:rsid w:val="00A60096"/>
    <w:rsid w:val="00A63C79"/>
    <w:rsid w:val="00AA3351"/>
    <w:rsid w:val="00AC5B09"/>
    <w:rsid w:val="00AD1B07"/>
    <w:rsid w:val="00AE77FF"/>
    <w:rsid w:val="00B140C3"/>
    <w:rsid w:val="00BB778E"/>
    <w:rsid w:val="00C011B1"/>
    <w:rsid w:val="00C40AE1"/>
    <w:rsid w:val="00C42E48"/>
    <w:rsid w:val="00C44D06"/>
    <w:rsid w:val="00C51A81"/>
    <w:rsid w:val="00C625D0"/>
    <w:rsid w:val="00CC5F0E"/>
    <w:rsid w:val="00D146D1"/>
    <w:rsid w:val="00D66CF4"/>
    <w:rsid w:val="00DB7005"/>
    <w:rsid w:val="00DF751F"/>
    <w:rsid w:val="00E540B3"/>
    <w:rsid w:val="00E71A8B"/>
    <w:rsid w:val="00E8214B"/>
    <w:rsid w:val="00E87BC1"/>
    <w:rsid w:val="00EF702A"/>
    <w:rsid w:val="00F315A6"/>
    <w:rsid w:val="00F47A7C"/>
    <w:rsid w:val="00FA142A"/>
    <w:rsid w:val="00FB1E81"/>
    <w:rsid w:val="00FB2B82"/>
    <w:rsid w:val="00FD0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3F47F"/>
  <w15:chartTrackingRefBased/>
  <w15:docId w15:val="{79AB91E5-FB41-41BA-94EA-F22D00780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51560"/>
    <w:rPr>
      <w:sz w:val="16"/>
      <w:szCs w:val="16"/>
    </w:rPr>
  </w:style>
  <w:style w:type="paragraph" w:styleId="CommentText">
    <w:name w:val="annotation text"/>
    <w:basedOn w:val="Normal"/>
    <w:link w:val="CommentTextChar"/>
    <w:uiPriority w:val="99"/>
    <w:unhideWhenUsed/>
    <w:rsid w:val="00351560"/>
    <w:pPr>
      <w:spacing w:after="0" w:line="240" w:lineRule="auto"/>
    </w:pPr>
    <w:rPr>
      <w:rFonts w:ascii="Minion Pro" w:eastAsia="Times New Roman" w:hAnsi="Minion Pro" w:cs="Minion Pro"/>
      <w:kern w:val="0"/>
      <w:sz w:val="20"/>
      <w:szCs w:val="20"/>
      <w14:ligatures w14:val="none"/>
    </w:rPr>
  </w:style>
  <w:style w:type="character" w:customStyle="1" w:styleId="CommentTextChar">
    <w:name w:val="Comment Text Char"/>
    <w:basedOn w:val="DefaultParagraphFont"/>
    <w:link w:val="CommentText"/>
    <w:uiPriority w:val="99"/>
    <w:rsid w:val="00351560"/>
    <w:rPr>
      <w:rFonts w:ascii="Minion Pro" w:eastAsia="Times New Roman" w:hAnsi="Minion Pro" w:cs="Minion Pro"/>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42E48"/>
    <w:pPr>
      <w:spacing w:after="160"/>
    </w:pPr>
    <w:rPr>
      <w:rFonts w:asciiTheme="minorHAnsi" w:eastAsiaTheme="minorHAnsi" w:hAnsiTheme="minorHAnsi"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C42E48"/>
    <w:rPr>
      <w:rFonts w:ascii="Minion Pro" w:eastAsia="Times New Roman" w:hAnsi="Minion Pro" w:cs="Minion Pro"/>
      <w:b/>
      <w:bCs/>
      <w:kern w:val="0"/>
      <w:sz w:val="20"/>
      <w:szCs w:val="20"/>
      <w14:ligatures w14:val="none"/>
    </w:rPr>
  </w:style>
  <w:style w:type="paragraph" w:styleId="ListParagraph">
    <w:name w:val="List Paragraph"/>
    <w:basedOn w:val="Normal"/>
    <w:uiPriority w:val="34"/>
    <w:qFormat/>
    <w:rsid w:val="00E87BC1"/>
    <w:pPr>
      <w:ind w:left="720"/>
      <w:contextualSpacing/>
    </w:pPr>
  </w:style>
  <w:style w:type="paragraph" w:customStyle="1" w:styleId="BulletedLists-BulletedListTier2">
    <w:name w:val="Bulleted Lists-&gt;Bulleted List Tier 2"/>
    <w:basedOn w:val="Normal"/>
    <w:qFormat/>
    <w:rsid w:val="00941326"/>
    <w:pPr>
      <w:numPr>
        <w:numId w:val="4"/>
      </w:numPr>
      <w:spacing w:after="90" w:line="280" w:lineRule="exact"/>
    </w:pPr>
    <w:rPr>
      <w:rFonts w:ascii="Arial" w:eastAsia="Times New Roman" w:hAnsi="Arial" w:cs="Arial"/>
      <w:kern w:val="0"/>
      <w:szCs w:val="20"/>
      <w14:ligatures w14:val="none"/>
    </w:rPr>
  </w:style>
  <w:style w:type="paragraph" w:styleId="Revision">
    <w:name w:val="Revision"/>
    <w:hidden/>
    <w:uiPriority w:val="99"/>
    <w:semiHidden/>
    <w:rsid w:val="0037714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B7FA637C8BB748A390852C0BFD1230" ma:contentTypeVersion="14" ma:contentTypeDescription="Create a new document." ma:contentTypeScope="" ma:versionID="a46cfb86b679e27257159c94726e0c7f">
  <xsd:schema xmlns:xsd="http://www.w3.org/2001/XMLSchema" xmlns:xs="http://www.w3.org/2001/XMLSchema" xmlns:p="http://schemas.microsoft.com/office/2006/metadata/properties" xmlns:ns2="41159878-03cd-4801-b413-405d1a93928c" xmlns:ns3="a276ee57-3d4a-4095-9484-9c5fc986c452" targetNamespace="http://schemas.microsoft.com/office/2006/metadata/properties" ma:root="true" ma:fieldsID="ef975aabb25a873731248cb4a1ed9c17" ns2:_="" ns3:_="">
    <xsd:import namespace="41159878-03cd-4801-b413-405d1a93928c"/>
    <xsd:import namespace="a276ee57-3d4a-4095-9484-9c5fc986c4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59878-03cd-4801-b413-405d1a939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72f793-1b26-4c8c-898b-aff5d45eff1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76ee57-3d4a-4095-9484-9c5fc986c4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ffa07b-9412-4758-8fdb-dcc3c6db7aae}" ma:internalName="TaxCatchAll" ma:showField="CatchAllData" ma:web="a276ee57-3d4a-4095-9484-9c5fc986c4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159878-03cd-4801-b413-405d1a93928c">
      <Terms xmlns="http://schemas.microsoft.com/office/infopath/2007/PartnerControls"/>
    </lcf76f155ced4ddcb4097134ff3c332f>
    <TaxCatchAll xmlns="a276ee57-3d4a-4095-9484-9c5fc986c452" xsi:nil="true"/>
  </documentManagement>
</p:properties>
</file>

<file path=customXml/itemProps1.xml><?xml version="1.0" encoding="utf-8"?>
<ds:datastoreItem xmlns:ds="http://schemas.openxmlformats.org/officeDocument/2006/customXml" ds:itemID="{CA90E3AE-E37C-4ABD-8F90-99A0E56650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159878-03cd-4801-b413-405d1a93928c"/>
    <ds:schemaRef ds:uri="a276ee57-3d4a-4095-9484-9c5fc986c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397F32-70DB-4BDD-A3A1-AADC258724C8}">
  <ds:schemaRefs>
    <ds:schemaRef ds:uri="http://schemas.microsoft.com/sharepoint/v3/contenttype/forms"/>
  </ds:schemaRefs>
</ds:datastoreItem>
</file>

<file path=customXml/itemProps3.xml><?xml version="1.0" encoding="utf-8"?>
<ds:datastoreItem xmlns:ds="http://schemas.openxmlformats.org/officeDocument/2006/customXml" ds:itemID="{54D25981-A9BE-47F9-BAB1-3C6D88BAA4EF}">
  <ds:schemaRefs>
    <ds:schemaRef ds:uri="http://schemas.microsoft.com/office/2006/metadata/properties"/>
    <ds:schemaRef ds:uri="http://schemas.microsoft.com/office/infopath/2007/PartnerControls"/>
    <ds:schemaRef ds:uri="41159878-03cd-4801-b413-405d1a93928c"/>
    <ds:schemaRef ds:uri="a276ee57-3d4a-4095-9484-9c5fc986c452"/>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Pages>
  <Words>287</Words>
  <Characters>1636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Rausch</dc:creator>
  <cp:keywords/>
  <dc:description/>
  <cp:lastModifiedBy>Kristina Paprocki</cp:lastModifiedBy>
  <cp:revision>74</cp:revision>
  <cp:lastPrinted>2024-02-11T18:37:00Z</cp:lastPrinted>
  <dcterms:created xsi:type="dcterms:W3CDTF">2024-02-01T01:56:00Z</dcterms:created>
  <dcterms:modified xsi:type="dcterms:W3CDTF">2024-12-05T21:53:00Z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0x010100C6B7FA637C8BB748A390852C0BFD1230</vt:lpwstr>
  </property>
  <property fmtid="{D5CDD505-2E9C-101B-9397-08002B2CF9AE}" pid="3" name="MediaServiceImageTags">
    <vt:lpwstr/>
  </property>
</Properties>
</file>